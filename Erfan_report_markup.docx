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ED6330" w14:textId="77777777" w:rsidR="001E5128" w:rsidRDefault="001E5128">
      <w:pPr>
        <w:rPr>
          <w:rFonts w:asciiTheme="majorBidi" w:hAnsiTheme="majorBidi" w:cstheme="majorBidi"/>
          <w:b/>
          <w:bCs/>
          <w:sz w:val="24"/>
          <w:szCs w:val="24"/>
        </w:rPr>
      </w:pPr>
      <w:r>
        <w:rPr>
          <w:rFonts w:asciiTheme="majorBidi" w:hAnsiTheme="majorBidi" w:cstheme="majorBidi"/>
          <w:b/>
          <w:bCs/>
          <w:sz w:val="24"/>
          <w:szCs w:val="24"/>
        </w:rPr>
        <w:t xml:space="preserve">Abstract: </w:t>
      </w:r>
    </w:p>
    <w:p w14:paraId="1102F458" w14:textId="77777777" w:rsidR="001E5128" w:rsidRPr="00E6566C" w:rsidRDefault="00807B39" w:rsidP="00E83C72">
      <w:pPr>
        <w:jc w:val="both"/>
        <w:rPr>
          <w:rFonts w:asciiTheme="majorBidi" w:hAnsiTheme="majorBidi" w:cstheme="majorBidi"/>
          <w:color w:val="222222"/>
          <w:sz w:val="24"/>
          <w:szCs w:val="24"/>
          <w:shd w:val="clear" w:color="auto" w:fill="FFFFFF"/>
        </w:rPr>
      </w:pPr>
      <w:r w:rsidRPr="00E6566C">
        <w:rPr>
          <w:rFonts w:asciiTheme="majorBidi" w:hAnsiTheme="majorBidi" w:cstheme="majorBidi"/>
          <w:color w:val="222222"/>
          <w:sz w:val="24"/>
          <w:szCs w:val="24"/>
          <w:shd w:val="clear" w:color="auto" w:fill="FFFFFF"/>
        </w:rPr>
        <w:t xml:space="preserve">The </w:t>
      </w:r>
      <w:proofErr w:type="spellStart"/>
      <w:r w:rsidRPr="00E6566C">
        <w:rPr>
          <w:rFonts w:asciiTheme="majorBidi" w:hAnsiTheme="majorBidi" w:cstheme="majorBidi"/>
          <w:color w:val="222222"/>
          <w:sz w:val="24"/>
          <w:szCs w:val="24"/>
          <w:shd w:val="clear" w:color="auto" w:fill="FFFFFF"/>
        </w:rPr>
        <w:t>thermodynamical</w:t>
      </w:r>
      <w:proofErr w:type="spellEnd"/>
      <w:r w:rsidR="00CF6D37" w:rsidRPr="00E6566C">
        <w:rPr>
          <w:rFonts w:asciiTheme="majorBidi" w:hAnsiTheme="majorBidi" w:cstheme="majorBidi"/>
          <w:color w:val="222222"/>
          <w:sz w:val="24"/>
          <w:szCs w:val="24"/>
          <w:shd w:val="clear" w:color="auto" w:fill="FFFFFF"/>
        </w:rPr>
        <w:t xml:space="preserve"> cycle and the </w:t>
      </w:r>
      <w:r w:rsidRPr="00E6566C">
        <w:rPr>
          <w:rFonts w:asciiTheme="majorBidi" w:hAnsiTheme="majorBidi" w:cstheme="majorBidi"/>
          <w:color w:val="222222"/>
          <w:sz w:val="24"/>
          <w:szCs w:val="24"/>
          <w:shd w:val="clear" w:color="auto" w:fill="FFFFFF"/>
        </w:rPr>
        <w:t>energy</w:t>
      </w:r>
      <w:r w:rsidR="00CF6D37" w:rsidRPr="00E6566C">
        <w:rPr>
          <w:rFonts w:asciiTheme="majorBidi" w:hAnsiTheme="majorBidi" w:cstheme="majorBidi"/>
          <w:color w:val="222222"/>
          <w:sz w:val="24"/>
          <w:szCs w:val="24"/>
          <w:shd w:val="clear" w:color="auto" w:fill="FFFFFF"/>
        </w:rPr>
        <w:t xml:space="preserve"> transfer in </w:t>
      </w:r>
      <w:r w:rsidRPr="00E6566C">
        <w:rPr>
          <w:rFonts w:asciiTheme="majorBidi" w:hAnsiTheme="majorBidi" w:cstheme="majorBidi"/>
          <w:color w:val="222222"/>
          <w:sz w:val="24"/>
          <w:szCs w:val="24"/>
          <w:shd w:val="clear" w:color="auto" w:fill="FFFFFF"/>
        </w:rPr>
        <w:t>troposphere</w:t>
      </w:r>
      <w:r w:rsidR="00CF6D37" w:rsidRPr="00E6566C">
        <w:rPr>
          <w:rFonts w:asciiTheme="majorBidi" w:hAnsiTheme="majorBidi" w:cstheme="majorBidi"/>
          <w:color w:val="222222"/>
          <w:sz w:val="24"/>
          <w:szCs w:val="24"/>
          <w:shd w:val="clear" w:color="auto" w:fill="FFFFFF"/>
        </w:rPr>
        <w:t xml:space="preserve"> </w:t>
      </w:r>
      <w:proofErr w:type="gramStart"/>
      <w:r w:rsidR="00CF6D37" w:rsidRPr="00E6566C">
        <w:rPr>
          <w:rFonts w:asciiTheme="majorBidi" w:hAnsiTheme="majorBidi" w:cstheme="majorBidi"/>
          <w:color w:val="222222"/>
          <w:sz w:val="24"/>
          <w:szCs w:val="24"/>
          <w:shd w:val="clear" w:color="auto" w:fill="FFFFFF"/>
        </w:rPr>
        <w:t>is</w:t>
      </w:r>
      <w:proofErr w:type="gramEnd"/>
      <w:r w:rsidR="00CF6D37" w:rsidRPr="00E6566C">
        <w:rPr>
          <w:rFonts w:asciiTheme="majorBidi" w:hAnsiTheme="majorBidi" w:cstheme="majorBidi"/>
          <w:color w:val="222222"/>
          <w:sz w:val="24"/>
          <w:szCs w:val="24"/>
          <w:shd w:val="clear" w:color="auto" w:fill="FFFFFF"/>
        </w:rPr>
        <w:t xml:space="preserve"> highly governed by water vapor in </w:t>
      </w:r>
      <w:r w:rsidRPr="00E6566C">
        <w:rPr>
          <w:rFonts w:asciiTheme="majorBidi" w:hAnsiTheme="majorBidi" w:cstheme="majorBidi"/>
          <w:color w:val="222222"/>
          <w:sz w:val="24"/>
          <w:szCs w:val="24"/>
          <w:shd w:val="clear" w:color="auto" w:fill="FFFFFF"/>
        </w:rPr>
        <w:t>tropical</w:t>
      </w:r>
      <w:r w:rsidR="00CF6D37" w:rsidRPr="00E6566C">
        <w:rPr>
          <w:rFonts w:asciiTheme="majorBidi" w:hAnsiTheme="majorBidi" w:cstheme="majorBidi"/>
          <w:color w:val="222222"/>
          <w:sz w:val="24"/>
          <w:szCs w:val="24"/>
          <w:shd w:val="clear" w:color="auto" w:fill="FFFFFF"/>
        </w:rPr>
        <w:t xml:space="preserve"> region.</w:t>
      </w:r>
      <w:r w:rsidR="00DA6015" w:rsidRPr="00E6566C">
        <w:rPr>
          <w:rFonts w:asciiTheme="majorBidi" w:hAnsiTheme="majorBidi" w:cstheme="majorBidi"/>
          <w:color w:val="222222"/>
          <w:sz w:val="24"/>
          <w:szCs w:val="24"/>
          <w:shd w:val="clear" w:color="auto" w:fill="FFFFFF"/>
        </w:rPr>
        <w:t xml:space="preserve"> Several researches has attempted to </w:t>
      </w:r>
      <w:r w:rsidR="00976E91" w:rsidRPr="00E6566C">
        <w:rPr>
          <w:rFonts w:asciiTheme="majorBidi" w:hAnsiTheme="majorBidi" w:cstheme="majorBidi"/>
          <w:color w:val="222222"/>
          <w:sz w:val="24"/>
          <w:szCs w:val="24"/>
          <w:shd w:val="clear" w:color="auto" w:fill="FFFFFF"/>
        </w:rPr>
        <w:t>estimate</w:t>
      </w:r>
      <w:r w:rsidR="00DA6015" w:rsidRPr="00E6566C">
        <w:rPr>
          <w:rFonts w:asciiTheme="majorBidi" w:hAnsiTheme="majorBidi" w:cstheme="majorBidi"/>
          <w:color w:val="222222"/>
          <w:sz w:val="24"/>
          <w:szCs w:val="24"/>
          <w:shd w:val="clear" w:color="auto" w:fill="FFFFFF"/>
        </w:rPr>
        <w:t xml:space="preserve"> the </w:t>
      </w:r>
      <w:r w:rsidRPr="00E6566C">
        <w:rPr>
          <w:rFonts w:asciiTheme="majorBidi" w:hAnsiTheme="majorBidi" w:cstheme="majorBidi"/>
          <w:color w:val="222222"/>
          <w:sz w:val="24"/>
          <w:szCs w:val="24"/>
          <w:shd w:val="clear" w:color="auto" w:fill="FFFFFF"/>
        </w:rPr>
        <w:t>sporadic</w:t>
      </w:r>
      <w:r w:rsidR="00976E91" w:rsidRPr="00E6566C">
        <w:rPr>
          <w:rFonts w:asciiTheme="majorBidi" w:hAnsiTheme="majorBidi" w:cstheme="majorBidi"/>
          <w:color w:val="222222"/>
          <w:sz w:val="24"/>
          <w:szCs w:val="24"/>
          <w:shd w:val="clear" w:color="auto" w:fill="FFFFFF"/>
        </w:rPr>
        <w:t xml:space="preserve"> </w:t>
      </w:r>
      <w:r w:rsidR="00DA6015" w:rsidRPr="00E6566C">
        <w:rPr>
          <w:rFonts w:asciiTheme="majorBidi" w:hAnsiTheme="majorBidi" w:cstheme="majorBidi"/>
          <w:color w:val="222222"/>
          <w:sz w:val="24"/>
          <w:szCs w:val="24"/>
          <w:shd w:val="clear" w:color="auto" w:fill="FFFFFF"/>
        </w:rPr>
        <w:t xml:space="preserve">sources and sinks of water </w:t>
      </w:r>
      <w:r w:rsidR="00976E91" w:rsidRPr="00E6566C">
        <w:rPr>
          <w:rFonts w:asciiTheme="majorBidi" w:hAnsiTheme="majorBidi" w:cstheme="majorBidi"/>
          <w:color w:val="222222"/>
          <w:sz w:val="24"/>
          <w:szCs w:val="24"/>
          <w:shd w:val="clear" w:color="auto" w:fill="FFFFFF"/>
        </w:rPr>
        <w:t xml:space="preserve">vapor in this region but suffered from observation and measurement uncertainties. The present study </w:t>
      </w:r>
      <w:r w:rsidR="006852F1" w:rsidRPr="00E6566C">
        <w:rPr>
          <w:rFonts w:asciiTheme="majorBidi" w:hAnsiTheme="majorBidi" w:cstheme="majorBidi"/>
          <w:color w:val="222222"/>
          <w:sz w:val="24"/>
          <w:szCs w:val="24"/>
          <w:shd w:val="clear" w:color="auto" w:fill="FFFFFF"/>
        </w:rPr>
        <w:t xml:space="preserve">aimed at enhancing </w:t>
      </w:r>
      <w:r w:rsidRPr="00E6566C">
        <w:rPr>
          <w:rFonts w:asciiTheme="majorBidi" w:hAnsiTheme="majorBidi" w:cstheme="majorBidi"/>
          <w:color w:val="222222"/>
          <w:sz w:val="24"/>
          <w:szCs w:val="24"/>
          <w:shd w:val="clear" w:color="auto" w:fill="FFFFFF"/>
        </w:rPr>
        <w:t xml:space="preserve">the </w:t>
      </w:r>
      <w:r w:rsidR="00161879" w:rsidRPr="00E6566C">
        <w:rPr>
          <w:rFonts w:asciiTheme="majorBidi" w:hAnsiTheme="majorBidi" w:cstheme="majorBidi"/>
          <w:color w:val="222222"/>
          <w:sz w:val="24"/>
          <w:szCs w:val="24"/>
          <w:shd w:val="clear" w:color="auto" w:fill="FFFFFF"/>
        </w:rPr>
        <w:t>temporal</w:t>
      </w:r>
      <w:r w:rsidRPr="00E6566C">
        <w:rPr>
          <w:rFonts w:asciiTheme="majorBidi" w:hAnsiTheme="majorBidi" w:cstheme="majorBidi"/>
          <w:color w:val="222222"/>
          <w:sz w:val="24"/>
          <w:szCs w:val="24"/>
          <w:shd w:val="clear" w:color="auto" w:fill="FFFFFF"/>
        </w:rPr>
        <w:t xml:space="preserve"> resolution </w:t>
      </w:r>
      <w:r w:rsidR="00161879" w:rsidRPr="00E6566C">
        <w:rPr>
          <w:rFonts w:asciiTheme="majorBidi" w:hAnsiTheme="majorBidi" w:cstheme="majorBidi"/>
          <w:color w:val="222222"/>
          <w:sz w:val="24"/>
          <w:szCs w:val="24"/>
          <w:shd w:val="clear" w:color="auto" w:fill="FFFFFF"/>
        </w:rPr>
        <w:t xml:space="preserve">of </w:t>
      </w:r>
      <w:r w:rsidR="006852F1" w:rsidRPr="00E6566C">
        <w:rPr>
          <w:rFonts w:asciiTheme="majorBidi" w:hAnsiTheme="majorBidi" w:cstheme="majorBidi"/>
          <w:color w:val="222222"/>
          <w:sz w:val="24"/>
          <w:szCs w:val="24"/>
          <w:shd w:val="clear" w:color="auto" w:fill="FFFFFF"/>
        </w:rPr>
        <w:t>retrieved</w:t>
      </w:r>
      <w:r w:rsidR="00E369C5" w:rsidRPr="00E6566C">
        <w:rPr>
          <w:rFonts w:asciiTheme="majorBidi" w:hAnsiTheme="majorBidi" w:cstheme="majorBidi"/>
          <w:color w:val="222222"/>
          <w:sz w:val="24"/>
          <w:szCs w:val="24"/>
          <w:shd w:val="clear" w:color="auto" w:fill="FFFFFF"/>
        </w:rPr>
        <w:t xml:space="preserve"> Relative Humidity</w:t>
      </w:r>
      <w:r w:rsidR="006852F1" w:rsidRPr="00E6566C">
        <w:rPr>
          <w:rFonts w:asciiTheme="majorBidi" w:hAnsiTheme="majorBidi" w:cstheme="majorBidi"/>
          <w:color w:val="222222"/>
          <w:sz w:val="24"/>
          <w:szCs w:val="24"/>
          <w:shd w:val="clear" w:color="auto" w:fill="FFFFFF"/>
        </w:rPr>
        <w:t xml:space="preserve"> measurements from </w:t>
      </w:r>
      <w:r w:rsidR="00976E91" w:rsidRPr="00E6566C">
        <w:rPr>
          <w:rFonts w:asciiTheme="majorBidi" w:hAnsiTheme="majorBidi" w:cstheme="majorBidi"/>
          <w:color w:val="222222"/>
          <w:sz w:val="24"/>
          <w:szCs w:val="24"/>
          <w:shd w:val="clear" w:color="auto" w:fill="FFFFFF"/>
        </w:rPr>
        <w:t xml:space="preserve">SAPHIR sensor </w:t>
      </w:r>
      <w:r w:rsidR="00FD5DE6" w:rsidRPr="00E6566C">
        <w:rPr>
          <w:rFonts w:asciiTheme="majorBidi" w:hAnsiTheme="majorBidi" w:cstheme="majorBidi"/>
          <w:color w:val="222222"/>
          <w:sz w:val="24"/>
          <w:szCs w:val="24"/>
          <w:shd w:val="clear" w:color="auto" w:fill="FFFFFF"/>
        </w:rPr>
        <w:t>board</w:t>
      </w:r>
      <w:r w:rsidR="00976E91" w:rsidRPr="00E6566C">
        <w:rPr>
          <w:rFonts w:asciiTheme="majorBidi" w:hAnsiTheme="majorBidi" w:cstheme="majorBidi"/>
          <w:color w:val="222222"/>
          <w:sz w:val="24"/>
          <w:szCs w:val="24"/>
          <w:shd w:val="clear" w:color="auto" w:fill="FFFFFF"/>
        </w:rPr>
        <w:t xml:space="preserve"> on </w:t>
      </w:r>
      <w:proofErr w:type="spellStart"/>
      <w:r w:rsidR="00976E91" w:rsidRPr="00E6566C">
        <w:rPr>
          <w:rFonts w:asciiTheme="majorBidi" w:hAnsiTheme="majorBidi" w:cstheme="majorBidi"/>
          <w:color w:val="222222"/>
          <w:sz w:val="24"/>
          <w:szCs w:val="24"/>
          <w:shd w:val="clear" w:color="auto" w:fill="FFFFFF"/>
        </w:rPr>
        <w:t>Megha-Tropiques</w:t>
      </w:r>
      <w:proofErr w:type="spellEnd"/>
      <w:r w:rsidR="00976E91" w:rsidRPr="00E6566C">
        <w:rPr>
          <w:rFonts w:asciiTheme="majorBidi" w:hAnsiTheme="majorBidi" w:cstheme="majorBidi"/>
          <w:color w:val="222222"/>
          <w:sz w:val="24"/>
          <w:szCs w:val="24"/>
          <w:shd w:val="clear" w:color="auto" w:fill="FFFFFF"/>
        </w:rPr>
        <w:t xml:space="preserve"> </w:t>
      </w:r>
      <w:r w:rsidR="006852F1" w:rsidRPr="00E6566C">
        <w:rPr>
          <w:rFonts w:asciiTheme="majorBidi" w:hAnsiTheme="majorBidi" w:cstheme="majorBidi"/>
          <w:color w:val="222222"/>
          <w:sz w:val="24"/>
          <w:szCs w:val="24"/>
          <w:shd w:val="clear" w:color="auto" w:fill="FFFFFF"/>
        </w:rPr>
        <w:t>low-inclination LEO satellite (MT</w:t>
      </w:r>
      <w:proofErr w:type="gramStart"/>
      <w:r w:rsidR="006852F1" w:rsidRPr="00E6566C">
        <w:rPr>
          <w:rFonts w:asciiTheme="majorBidi" w:hAnsiTheme="majorBidi" w:cstheme="majorBidi"/>
          <w:color w:val="222222"/>
          <w:sz w:val="24"/>
          <w:szCs w:val="24"/>
          <w:shd w:val="clear" w:color="auto" w:fill="FFFFFF"/>
        </w:rPr>
        <w:t>)</w:t>
      </w:r>
      <w:r w:rsidR="00976E91" w:rsidRPr="00E6566C">
        <w:rPr>
          <w:rFonts w:asciiTheme="majorBidi" w:hAnsiTheme="majorBidi" w:cstheme="majorBidi"/>
          <w:color w:val="222222"/>
          <w:sz w:val="24"/>
          <w:szCs w:val="24"/>
          <w:shd w:val="clear" w:color="auto" w:fill="FFFFFF"/>
        </w:rPr>
        <w:t xml:space="preserve"> </w:t>
      </w:r>
      <w:r w:rsidR="006852F1" w:rsidRPr="00E6566C">
        <w:rPr>
          <w:rFonts w:asciiTheme="majorBidi" w:hAnsiTheme="majorBidi" w:cstheme="majorBidi"/>
          <w:color w:val="222222"/>
          <w:sz w:val="24"/>
          <w:szCs w:val="24"/>
          <w:shd w:val="clear" w:color="auto" w:fill="FFFFFF"/>
        </w:rPr>
        <w:t>.</w:t>
      </w:r>
      <w:proofErr w:type="gramEnd"/>
      <w:r w:rsidR="006852F1" w:rsidRPr="00E6566C">
        <w:rPr>
          <w:rFonts w:asciiTheme="majorBidi" w:hAnsiTheme="majorBidi" w:cstheme="majorBidi"/>
          <w:color w:val="222222"/>
          <w:sz w:val="24"/>
          <w:szCs w:val="24"/>
          <w:shd w:val="clear" w:color="auto" w:fill="FFFFFF"/>
        </w:rPr>
        <w:t xml:space="preserve"> Our goal was to create a new seamless data product</w:t>
      </w:r>
      <w:r w:rsidR="0044198F" w:rsidRPr="00E6566C">
        <w:rPr>
          <w:rFonts w:asciiTheme="majorBidi" w:hAnsiTheme="majorBidi" w:cstheme="majorBidi"/>
          <w:color w:val="222222"/>
          <w:sz w:val="24"/>
          <w:szCs w:val="24"/>
          <w:shd w:val="clear" w:color="auto" w:fill="FFFFFF"/>
        </w:rPr>
        <w:t xml:space="preserve"> using </w:t>
      </w:r>
      <w:proofErr w:type="gramStart"/>
      <w:r w:rsidR="0044198F" w:rsidRPr="00E6566C">
        <w:rPr>
          <w:rFonts w:asciiTheme="majorBidi" w:hAnsiTheme="majorBidi" w:cstheme="majorBidi"/>
          <w:color w:val="222222"/>
          <w:sz w:val="24"/>
          <w:szCs w:val="24"/>
          <w:shd w:val="clear" w:color="auto" w:fill="FFFFFF"/>
        </w:rPr>
        <w:t>a</w:t>
      </w:r>
      <w:proofErr w:type="gramEnd"/>
      <w:r w:rsidR="0044198F" w:rsidRPr="00E6566C">
        <w:rPr>
          <w:rFonts w:asciiTheme="majorBidi" w:hAnsiTheme="majorBidi" w:cstheme="majorBidi"/>
          <w:color w:val="222222"/>
          <w:sz w:val="24"/>
          <w:szCs w:val="24"/>
          <w:shd w:val="clear" w:color="auto" w:fill="FFFFFF"/>
        </w:rPr>
        <w:t xml:space="preserve"> </w:t>
      </w:r>
      <w:r w:rsidR="00FD5DE6" w:rsidRPr="00E6566C">
        <w:rPr>
          <w:rFonts w:asciiTheme="majorBidi" w:hAnsiTheme="majorBidi" w:cstheme="majorBidi"/>
          <w:color w:val="222222"/>
          <w:sz w:val="24"/>
          <w:szCs w:val="24"/>
          <w:shd w:val="clear" w:color="auto" w:fill="FFFFFF"/>
        </w:rPr>
        <w:t xml:space="preserve">advection by a </w:t>
      </w:r>
      <w:r w:rsidR="0044198F" w:rsidRPr="00E6566C">
        <w:rPr>
          <w:rFonts w:asciiTheme="majorBidi" w:hAnsiTheme="majorBidi" w:cstheme="majorBidi"/>
          <w:color w:val="222222"/>
          <w:sz w:val="24"/>
          <w:szCs w:val="24"/>
          <w:shd w:val="clear" w:color="auto" w:fill="FFFFFF"/>
        </w:rPr>
        <w:t>morphing method</w:t>
      </w:r>
      <w:r w:rsidR="00FD5DE6" w:rsidRPr="00E6566C">
        <w:rPr>
          <w:rFonts w:asciiTheme="majorBidi" w:hAnsiTheme="majorBidi" w:cstheme="majorBidi"/>
          <w:color w:val="222222"/>
          <w:sz w:val="24"/>
          <w:szCs w:val="24"/>
          <w:shd w:val="clear" w:color="auto" w:fill="FFFFFF"/>
        </w:rPr>
        <w:t xml:space="preserve"> called MIMIC</w:t>
      </w:r>
      <w:r w:rsidR="006852F1" w:rsidRPr="00E6566C">
        <w:rPr>
          <w:rFonts w:asciiTheme="majorBidi" w:hAnsiTheme="majorBidi" w:cstheme="majorBidi"/>
          <w:color w:val="222222"/>
          <w:sz w:val="24"/>
          <w:szCs w:val="24"/>
          <w:shd w:val="clear" w:color="auto" w:fill="FFFFFF"/>
        </w:rPr>
        <w:t xml:space="preserve">. The product includes both the space-time pattern of middle </w:t>
      </w:r>
      <w:del w:id="0" w:author="Brian Mapes" w:date="2018-06-18T22:46:00Z">
        <w:r w:rsidR="006852F1" w:rsidRPr="00E6566C" w:rsidDel="00022C81">
          <w:rPr>
            <w:rFonts w:asciiTheme="majorBidi" w:hAnsiTheme="majorBidi" w:cstheme="majorBidi"/>
            <w:color w:val="222222"/>
            <w:sz w:val="24"/>
            <w:szCs w:val="24"/>
            <w:shd w:val="clear" w:color="auto" w:fill="FFFFFF"/>
          </w:rPr>
          <w:delText>troposhpere</w:delText>
        </w:r>
      </w:del>
      <w:ins w:id="1" w:author="Brian Mapes" w:date="2018-06-18T22:46:00Z">
        <w:r w:rsidR="00022C81" w:rsidRPr="00E6566C">
          <w:rPr>
            <w:rFonts w:asciiTheme="majorBidi" w:hAnsiTheme="majorBidi" w:cstheme="majorBidi"/>
            <w:color w:val="222222"/>
            <w:sz w:val="24"/>
            <w:szCs w:val="24"/>
            <w:shd w:val="clear" w:color="auto" w:fill="FFFFFF"/>
          </w:rPr>
          <w:t>troposphere</w:t>
        </w:r>
      </w:ins>
      <w:r w:rsidR="006852F1" w:rsidRPr="00E6566C">
        <w:rPr>
          <w:rFonts w:asciiTheme="majorBidi" w:hAnsiTheme="majorBidi" w:cstheme="majorBidi"/>
          <w:color w:val="222222"/>
          <w:sz w:val="24"/>
          <w:szCs w:val="24"/>
          <w:shd w:val="clear" w:color="auto" w:fill="FFFFFF"/>
        </w:rPr>
        <w:t xml:space="preserve"> water vapor (RH), and a space-time pattern of </w:t>
      </w:r>
      <w:proofErr w:type="gramStart"/>
      <w:r w:rsidR="006852F1" w:rsidRPr="00E6566C">
        <w:rPr>
          <w:rFonts w:asciiTheme="majorBidi" w:hAnsiTheme="majorBidi" w:cstheme="majorBidi"/>
          <w:color w:val="222222"/>
          <w:sz w:val="24"/>
          <w:szCs w:val="24"/>
          <w:shd w:val="clear" w:color="auto" w:fill="FFFFFF"/>
        </w:rPr>
        <w:t>a</w:t>
      </w:r>
      <w:proofErr w:type="gramEnd"/>
      <w:ins w:id="2" w:author="Brian Mapes" w:date="2018-06-18T22:46:00Z">
        <w:r w:rsidR="00022C81">
          <w:rPr>
            <w:rFonts w:asciiTheme="majorBidi" w:hAnsiTheme="majorBidi" w:cstheme="majorBidi"/>
            <w:color w:val="222222"/>
            <w:sz w:val="24"/>
            <w:szCs w:val="24"/>
            <w:shd w:val="clear" w:color="auto" w:fill="FFFFFF"/>
          </w:rPr>
          <w:t xml:space="preserve"> </w:t>
        </w:r>
        <w:proofErr w:type="spellStart"/>
        <w:r w:rsidR="00022C81">
          <w:rPr>
            <w:rFonts w:asciiTheme="majorBidi" w:hAnsiTheme="majorBidi" w:cstheme="majorBidi"/>
            <w:color w:val="222222"/>
            <w:sz w:val="24"/>
            <w:szCs w:val="24"/>
            <w:shd w:val="clear" w:color="auto" w:fill="FFFFFF"/>
          </w:rPr>
          <w:t>L</w:t>
        </w:r>
      </w:ins>
      <w:del w:id="3" w:author="Brian Mapes" w:date="2018-06-18T22:46:00Z">
        <w:r w:rsidR="006852F1" w:rsidRPr="00E6566C" w:rsidDel="00022C81">
          <w:rPr>
            <w:rFonts w:asciiTheme="majorBidi" w:hAnsiTheme="majorBidi" w:cstheme="majorBidi"/>
            <w:color w:val="222222"/>
            <w:sz w:val="24"/>
            <w:szCs w:val="24"/>
            <w:shd w:val="clear" w:color="auto" w:fill="FFFFFF"/>
          </w:rPr>
          <w:delText>n l</w:delText>
        </w:r>
      </w:del>
      <w:r w:rsidR="006852F1" w:rsidRPr="00E6566C">
        <w:rPr>
          <w:rFonts w:asciiTheme="majorBidi" w:hAnsiTheme="majorBidi" w:cstheme="majorBidi"/>
          <w:color w:val="222222"/>
          <w:sz w:val="24"/>
          <w:szCs w:val="24"/>
          <w:shd w:val="clear" w:color="auto" w:fill="FFFFFF"/>
        </w:rPr>
        <w:t>agrangian</w:t>
      </w:r>
      <w:proofErr w:type="spellEnd"/>
      <w:r w:rsidR="006852F1" w:rsidRPr="00E6566C">
        <w:rPr>
          <w:rFonts w:asciiTheme="majorBidi" w:hAnsiTheme="majorBidi" w:cstheme="majorBidi"/>
          <w:color w:val="222222"/>
          <w:sz w:val="24"/>
          <w:szCs w:val="24"/>
          <w:shd w:val="clear" w:color="auto" w:fill="FFFFFF"/>
        </w:rPr>
        <w:t xml:space="preserve"> </w:t>
      </w:r>
      <w:del w:id="4" w:author="Brian Mapes" w:date="2018-06-18T22:46:00Z">
        <w:r w:rsidR="006852F1" w:rsidRPr="00E6566C" w:rsidDel="00022C81">
          <w:rPr>
            <w:rFonts w:asciiTheme="majorBidi" w:hAnsiTheme="majorBidi" w:cstheme="majorBidi"/>
            <w:color w:val="222222"/>
            <w:sz w:val="24"/>
            <w:szCs w:val="24"/>
            <w:shd w:val="clear" w:color="auto" w:fill="FFFFFF"/>
          </w:rPr>
          <w:delText xml:space="preserve">advection </w:delText>
        </w:r>
      </w:del>
      <w:ins w:id="5" w:author="Brian Mapes" w:date="2018-06-18T22:46:00Z">
        <w:r w:rsidR="00022C81">
          <w:rPr>
            <w:rFonts w:asciiTheme="majorBidi" w:hAnsiTheme="majorBidi" w:cstheme="majorBidi"/>
            <w:color w:val="222222"/>
            <w:sz w:val="24"/>
            <w:szCs w:val="24"/>
            <w:shd w:val="clear" w:color="auto" w:fill="FFFFFF"/>
          </w:rPr>
          <w:t>tendency</w:t>
        </w:r>
        <w:r w:rsidR="00022C81" w:rsidRPr="00E6566C">
          <w:rPr>
            <w:rFonts w:asciiTheme="majorBidi" w:hAnsiTheme="majorBidi" w:cstheme="majorBidi"/>
            <w:color w:val="222222"/>
            <w:sz w:val="24"/>
            <w:szCs w:val="24"/>
            <w:shd w:val="clear" w:color="auto" w:fill="FFFFFF"/>
          </w:rPr>
          <w:t xml:space="preserve"> </w:t>
        </w:r>
      </w:ins>
      <w:r w:rsidR="006852F1" w:rsidRPr="00E6566C">
        <w:rPr>
          <w:rFonts w:asciiTheme="majorBidi" w:hAnsiTheme="majorBidi" w:cstheme="majorBidi"/>
          <w:color w:val="222222"/>
          <w:sz w:val="24"/>
          <w:szCs w:val="24"/>
          <w:shd w:val="clear" w:color="auto" w:fill="FFFFFF"/>
        </w:rPr>
        <w:t>of water vapor</w:t>
      </w:r>
      <w:r w:rsidR="00161879" w:rsidRPr="00E6566C">
        <w:rPr>
          <w:rFonts w:asciiTheme="majorBidi" w:hAnsiTheme="majorBidi" w:cstheme="majorBidi"/>
          <w:color w:val="222222"/>
          <w:sz w:val="24"/>
          <w:szCs w:val="24"/>
          <w:shd w:val="clear" w:color="auto" w:fill="FFFFFF"/>
        </w:rPr>
        <w:t xml:space="preserve"> or Analysis Tendency AT</w:t>
      </w:r>
      <w:r w:rsidR="006852F1" w:rsidRPr="00E6566C">
        <w:rPr>
          <w:rFonts w:asciiTheme="majorBidi" w:hAnsiTheme="majorBidi" w:cstheme="majorBidi"/>
          <w:color w:val="222222"/>
          <w:sz w:val="24"/>
          <w:szCs w:val="24"/>
          <w:shd w:val="clear" w:color="auto" w:fill="FFFFFF"/>
        </w:rPr>
        <w:t xml:space="preserve">. </w:t>
      </w:r>
      <w:r w:rsidR="00E369C5" w:rsidRPr="00E6566C">
        <w:rPr>
          <w:rFonts w:asciiTheme="majorBidi" w:hAnsiTheme="majorBidi" w:cstheme="majorBidi"/>
          <w:color w:val="222222"/>
          <w:sz w:val="24"/>
          <w:szCs w:val="24"/>
          <w:shd w:val="clear" w:color="auto" w:fill="FFFFFF"/>
        </w:rPr>
        <w:t xml:space="preserve">The initial results </w:t>
      </w:r>
      <w:r w:rsidR="00DA6015" w:rsidRPr="00E6566C">
        <w:rPr>
          <w:rFonts w:asciiTheme="majorBidi" w:hAnsiTheme="majorBidi" w:cstheme="majorBidi"/>
          <w:color w:val="222222"/>
          <w:sz w:val="24"/>
          <w:szCs w:val="24"/>
          <w:shd w:val="clear" w:color="auto" w:fill="FFFFFF"/>
        </w:rPr>
        <w:t>water vapo</w:t>
      </w:r>
      <w:r w:rsidR="00FD5DE6" w:rsidRPr="00E6566C">
        <w:rPr>
          <w:rFonts w:asciiTheme="majorBidi" w:hAnsiTheme="majorBidi" w:cstheme="majorBidi"/>
          <w:color w:val="222222"/>
          <w:sz w:val="24"/>
          <w:szCs w:val="24"/>
          <w:shd w:val="clear" w:color="auto" w:fill="FFFFFF"/>
        </w:rPr>
        <w:t xml:space="preserve">r product </w:t>
      </w:r>
      <w:del w:id="6" w:author="Brian Mapes" w:date="2018-06-18T22:47:00Z">
        <w:r w:rsidR="00DA6015" w:rsidRPr="00E6566C" w:rsidDel="00022C81">
          <w:rPr>
            <w:rFonts w:asciiTheme="majorBidi" w:hAnsiTheme="majorBidi" w:cstheme="majorBidi"/>
            <w:color w:val="222222"/>
            <w:sz w:val="24"/>
            <w:szCs w:val="24"/>
            <w:shd w:val="clear" w:color="auto" w:fill="FFFFFF"/>
          </w:rPr>
          <w:delText xml:space="preserve"> </w:delText>
        </w:r>
      </w:del>
      <w:r w:rsidR="00DA6015" w:rsidRPr="00E6566C">
        <w:rPr>
          <w:rFonts w:asciiTheme="majorBidi" w:hAnsiTheme="majorBidi" w:cstheme="majorBidi"/>
          <w:color w:val="222222"/>
          <w:sz w:val="24"/>
          <w:szCs w:val="24"/>
          <w:shd w:val="clear" w:color="auto" w:fill="FFFFFF"/>
        </w:rPr>
        <w:t>shows</w:t>
      </w:r>
      <w:r w:rsidR="00161879" w:rsidRPr="00E6566C">
        <w:rPr>
          <w:rFonts w:asciiTheme="majorBidi" w:hAnsiTheme="majorBidi" w:cstheme="majorBidi"/>
          <w:color w:val="222222"/>
          <w:sz w:val="24"/>
          <w:szCs w:val="24"/>
          <w:shd w:val="clear" w:color="auto" w:fill="FFFFFF"/>
        </w:rPr>
        <w:t xml:space="preserve"> </w:t>
      </w:r>
      <w:r w:rsidR="00E6566C" w:rsidRPr="00E6566C">
        <w:rPr>
          <w:rFonts w:asciiTheme="majorBidi" w:hAnsiTheme="majorBidi" w:cstheme="majorBidi"/>
          <w:color w:val="222222"/>
          <w:sz w:val="24"/>
          <w:szCs w:val="24"/>
          <w:shd w:val="clear" w:color="auto" w:fill="FFFFFF"/>
        </w:rPr>
        <w:t>consistency</w:t>
      </w:r>
      <w:r w:rsidR="00161879" w:rsidRPr="00E6566C">
        <w:rPr>
          <w:rFonts w:asciiTheme="majorBidi" w:hAnsiTheme="majorBidi" w:cstheme="majorBidi"/>
          <w:color w:val="222222"/>
          <w:sz w:val="24"/>
          <w:szCs w:val="24"/>
          <w:shd w:val="clear" w:color="auto" w:fill="FFFFFF"/>
        </w:rPr>
        <w:t xml:space="preserve"> with other observations sources. </w:t>
      </w:r>
      <w:r w:rsidR="006852F1" w:rsidRPr="00E6566C">
        <w:rPr>
          <w:rFonts w:asciiTheme="majorBidi" w:hAnsiTheme="majorBidi" w:cstheme="majorBidi"/>
          <w:color w:val="222222"/>
          <w:sz w:val="24"/>
          <w:szCs w:val="24"/>
          <w:shd w:val="clear" w:color="auto" w:fill="FFFFFF"/>
        </w:rPr>
        <w:t>The</w:t>
      </w:r>
      <w:r w:rsidR="00161879" w:rsidRPr="00E6566C">
        <w:rPr>
          <w:rFonts w:asciiTheme="majorBidi" w:hAnsiTheme="majorBidi" w:cstheme="majorBidi"/>
          <w:color w:val="222222"/>
          <w:sz w:val="24"/>
          <w:szCs w:val="24"/>
          <w:shd w:val="clear" w:color="auto" w:fill="FFFFFF"/>
        </w:rPr>
        <w:t xml:space="preserve"> AT </w:t>
      </w:r>
      <w:r w:rsidR="00FD5DE6" w:rsidRPr="00E6566C">
        <w:rPr>
          <w:rFonts w:asciiTheme="majorBidi" w:hAnsiTheme="majorBidi" w:cstheme="majorBidi"/>
          <w:color w:val="222222"/>
          <w:sz w:val="24"/>
          <w:szCs w:val="24"/>
          <w:shd w:val="clear" w:color="auto" w:fill="FFFFFF"/>
        </w:rPr>
        <w:t xml:space="preserve">fields </w:t>
      </w:r>
      <w:r w:rsidR="00E83C72">
        <w:rPr>
          <w:rFonts w:asciiTheme="majorBidi" w:hAnsiTheme="majorBidi" w:cstheme="majorBidi"/>
          <w:color w:val="222222"/>
          <w:sz w:val="24"/>
          <w:szCs w:val="24"/>
          <w:shd w:val="clear" w:color="auto" w:fill="FFFFFF"/>
        </w:rPr>
        <w:t>demonstrate</w:t>
      </w:r>
      <w:r w:rsidR="00161879" w:rsidRPr="00E6566C">
        <w:rPr>
          <w:rFonts w:asciiTheme="majorBidi" w:hAnsiTheme="majorBidi" w:cstheme="majorBidi"/>
          <w:color w:val="222222"/>
          <w:sz w:val="24"/>
          <w:szCs w:val="24"/>
          <w:shd w:val="clear" w:color="auto" w:fill="FFFFFF"/>
        </w:rPr>
        <w:t xml:space="preserve"> logically</w:t>
      </w:r>
      <w:r w:rsidR="00FD5DE6" w:rsidRPr="00E6566C">
        <w:rPr>
          <w:rFonts w:asciiTheme="majorBidi" w:hAnsiTheme="majorBidi" w:cstheme="majorBidi"/>
          <w:color w:val="222222"/>
          <w:sz w:val="24"/>
          <w:szCs w:val="24"/>
          <w:shd w:val="clear" w:color="auto" w:fill="FFFFFF"/>
        </w:rPr>
        <w:t xml:space="preserve"> well</w:t>
      </w:r>
      <w:r w:rsidR="00161879" w:rsidRPr="00E6566C">
        <w:rPr>
          <w:rFonts w:asciiTheme="majorBidi" w:hAnsiTheme="majorBidi" w:cstheme="majorBidi"/>
          <w:color w:val="222222"/>
          <w:sz w:val="24"/>
          <w:szCs w:val="24"/>
          <w:shd w:val="clear" w:color="auto" w:fill="FFFFFF"/>
        </w:rPr>
        <w:t xml:space="preserve"> captured trends of sources and sinks. </w:t>
      </w:r>
      <w:r w:rsidR="00E6566C" w:rsidRPr="00E6566C">
        <w:rPr>
          <w:rFonts w:asciiTheme="majorBidi" w:hAnsiTheme="majorBidi" w:cstheme="majorBidi"/>
          <w:color w:val="222222"/>
          <w:sz w:val="24"/>
          <w:szCs w:val="24"/>
          <w:shd w:val="clear" w:color="auto" w:fill="FFFFFF"/>
        </w:rPr>
        <w:t>Nevertheless</w:t>
      </w:r>
      <w:r w:rsidR="00161879" w:rsidRPr="00E6566C">
        <w:rPr>
          <w:rFonts w:asciiTheme="majorBidi" w:hAnsiTheme="majorBidi" w:cstheme="majorBidi"/>
          <w:color w:val="222222"/>
          <w:sz w:val="24"/>
          <w:szCs w:val="24"/>
          <w:shd w:val="clear" w:color="auto" w:fill="FFFFFF"/>
        </w:rPr>
        <w:t xml:space="preserve"> they </w:t>
      </w:r>
      <w:r w:rsidR="00E6566C" w:rsidRPr="00E6566C">
        <w:rPr>
          <w:rFonts w:asciiTheme="majorBidi" w:hAnsiTheme="majorBidi" w:cstheme="majorBidi"/>
          <w:color w:val="222222"/>
          <w:sz w:val="24"/>
          <w:szCs w:val="24"/>
          <w:shd w:val="clear" w:color="auto" w:fill="FFFFFF"/>
        </w:rPr>
        <w:t>are error prone. This necessitates</w:t>
      </w:r>
      <w:r w:rsidR="00161879" w:rsidRPr="00E6566C">
        <w:rPr>
          <w:rFonts w:asciiTheme="majorBidi" w:hAnsiTheme="majorBidi" w:cstheme="majorBidi"/>
          <w:color w:val="222222"/>
          <w:sz w:val="24"/>
          <w:szCs w:val="24"/>
          <w:shd w:val="clear" w:color="auto" w:fill="FFFFFF"/>
        </w:rPr>
        <w:t xml:space="preserve"> further studies in evaluation and </w:t>
      </w:r>
      <w:r w:rsidR="00E6566C" w:rsidRPr="00E6566C">
        <w:rPr>
          <w:rFonts w:asciiTheme="majorBidi" w:hAnsiTheme="majorBidi" w:cstheme="majorBidi"/>
          <w:color w:val="222222"/>
          <w:sz w:val="24"/>
          <w:szCs w:val="24"/>
          <w:shd w:val="clear" w:color="auto" w:fill="FFFFFF"/>
        </w:rPr>
        <w:t>characterization of these errors.</w:t>
      </w:r>
    </w:p>
    <w:p w14:paraId="39648785" w14:textId="77777777" w:rsidR="00FD5DE6" w:rsidRPr="00E6566C" w:rsidRDefault="00FD5DE6" w:rsidP="00E6566C">
      <w:pPr>
        <w:jc w:val="both"/>
        <w:rPr>
          <w:rFonts w:asciiTheme="majorBidi" w:hAnsiTheme="majorBidi" w:cstheme="majorBidi"/>
          <w:color w:val="222222"/>
          <w:shd w:val="clear" w:color="auto" w:fill="FFFFFF"/>
        </w:rPr>
      </w:pPr>
      <w:r w:rsidRPr="00E6566C">
        <w:rPr>
          <w:rFonts w:asciiTheme="majorBidi" w:hAnsiTheme="majorBidi" w:cstheme="majorBidi"/>
          <w:b/>
          <w:bCs/>
          <w:color w:val="222222"/>
          <w:shd w:val="clear" w:color="auto" w:fill="FFFFFF"/>
        </w:rPr>
        <w:t>Keywords:</w:t>
      </w:r>
      <w:r w:rsidRPr="00E6566C">
        <w:rPr>
          <w:rFonts w:asciiTheme="majorBidi" w:hAnsiTheme="majorBidi" w:cstheme="majorBidi"/>
          <w:color w:val="222222"/>
          <w:shd w:val="clear" w:color="auto" w:fill="FFFFFF"/>
        </w:rPr>
        <w:t xml:space="preserve"> advection, satellite </w:t>
      </w:r>
      <w:r w:rsidR="00FE74F7" w:rsidRPr="00E6566C">
        <w:rPr>
          <w:rFonts w:asciiTheme="majorBidi" w:hAnsiTheme="majorBidi" w:cstheme="majorBidi"/>
          <w:color w:val="222222"/>
          <w:shd w:val="clear" w:color="auto" w:fill="FFFFFF"/>
        </w:rPr>
        <w:t>observation</w:t>
      </w:r>
      <w:r w:rsidR="00FE74F7">
        <w:rPr>
          <w:rFonts w:asciiTheme="majorBidi" w:hAnsiTheme="majorBidi" w:cstheme="majorBidi"/>
          <w:color w:val="222222"/>
          <w:shd w:val="clear" w:color="auto" w:fill="FFFFFF"/>
        </w:rPr>
        <w:t>,</w:t>
      </w:r>
      <w:r w:rsidR="00FE74F7" w:rsidRPr="00E6566C">
        <w:rPr>
          <w:rFonts w:asciiTheme="majorBidi" w:hAnsiTheme="majorBidi" w:cstheme="majorBidi"/>
          <w:color w:val="222222"/>
          <w:shd w:val="clear" w:color="auto" w:fill="FFFFFF"/>
        </w:rPr>
        <w:t xml:space="preserve"> sources</w:t>
      </w:r>
      <w:r w:rsidRPr="00E6566C">
        <w:rPr>
          <w:rFonts w:asciiTheme="majorBidi" w:hAnsiTheme="majorBidi" w:cstheme="majorBidi"/>
          <w:color w:val="222222"/>
          <w:shd w:val="clear" w:color="auto" w:fill="FFFFFF"/>
        </w:rPr>
        <w:t xml:space="preserve"> and sinks, troposphere, Water vapor.</w:t>
      </w:r>
    </w:p>
    <w:p w14:paraId="60AFD1F4" w14:textId="77777777" w:rsidR="00E6566C" w:rsidRPr="00FE74F7" w:rsidRDefault="00E6566C" w:rsidP="00E6566C">
      <w:pPr>
        <w:jc w:val="both"/>
        <w:rPr>
          <w:rFonts w:asciiTheme="majorBidi" w:hAnsiTheme="majorBidi" w:cstheme="majorBidi"/>
          <w:color w:val="222222"/>
          <w:sz w:val="24"/>
          <w:szCs w:val="24"/>
          <w:shd w:val="clear" w:color="auto" w:fill="FFFFFF"/>
        </w:rPr>
      </w:pPr>
    </w:p>
    <w:p w14:paraId="54167945" w14:textId="77777777" w:rsidR="00E6566C" w:rsidRPr="00E83C72" w:rsidRDefault="00E6566C" w:rsidP="00E6566C">
      <w:pPr>
        <w:jc w:val="both"/>
        <w:rPr>
          <w:rFonts w:asciiTheme="majorBidi" w:hAnsiTheme="majorBidi" w:cstheme="majorBidi"/>
          <w:color w:val="222222"/>
          <w:sz w:val="24"/>
          <w:szCs w:val="24"/>
          <w:shd w:val="clear" w:color="auto" w:fill="FFFFFF"/>
          <w:lang w:val="fr-FR"/>
        </w:rPr>
      </w:pPr>
      <w:proofErr w:type="spellStart"/>
      <w:r w:rsidRPr="00E6566C">
        <w:rPr>
          <w:rFonts w:asciiTheme="majorBidi" w:hAnsiTheme="majorBidi" w:cstheme="majorBidi"/>
          <w:color w:val="222222"/>
          <w:sz w:val="24"/>
          <w:szCs w:val="24"/>
          <w:shd w:val="clear" w:color="auto" w:fill="FFFFFF"/>
          <w:lang w:val="fr-FR"/>
        </w:rPr>
        <w:t>Resum</w:t>
      </w:r>
      <w:r>
        <w:rPr>
          <w:rFonts w:asciiTheme="majorBidi" w:hAnsiTheme="majorBidi" w:cstheme="majorBidi"/>
          <w:color w:val="222222"/>
          <w:sz w:val="24"/>
          <w:szCs w:val="24"/>
          <w:shd w:val="clear" w:color="auto" w:fill="FFFFFF"/>
          <w:lang w:val="fr-FR"/>
        </w:rPr>
        <w:t>é</w:t>
      </w:r>
      <w:proofErr w:type="spellEnd"/>
      <w:r w:rsidRPr="00E83C72">
        <w:rPr>
          <w:rFonts w:asciiTheme="majorBidi" w:hAnsiTheme="majorBidi" w:cstheme="majorBidi"/>
          <w:color w:val="222222"/>
          <w:sz w:val="24"/>
          <w:szCs w:val="24"/>
          <w:shd w:val="clear" w:color="auto" w:fill="FFFFFF"/>
          <w:lang w:val="fr-FR"/>
        </w:rPr>
        <w:t>:</w:t>
      </w:r>
    </w:p>
    <w:p w14:paraId="7D374107" w14:textId="77777777" w:rsidR="00E6566C" w:rsidRPr="00B552B7" w:rsidRDefault="00E6566C" w:rsidP="00B552B7">
      <w:pPr>
        <w:jc w:val="both"/>
        <w:rPr>
          <w:rFonts w:asciiTheme="majorBidi" w:hAnsiTheme="majorBidi" w:cstheme="majorBidi"/>
          <w:color w:val="222222"/>
          <w:sz w:val="24"/>
          <w:szCs w:val="24"/>
          <w:shd w:val="clear" w:color="auto" w:fill="FFFFFF"/>
          <w:lang w:val="fr-FR"/>
        </w:rPr>
      </w:pPr>
      <w:r w:rsidRPr="00E6566C">
        <w:rPr>
          <w:rFonts w:asciiTheme="majorBidi" w:hAnsiTheme="majorBidi" w:cstheme="majorBidi"/>
          <w:color w:val="222222"/>
          <w:sz w:val="24"/>
          <w:szCs w:val="24"/>
          <w:shd w:val="clear" w:color="auto" w:fill="FFFFFF"/>
          <w:lang w:val="fr-FR"/>
        </w:rPr>
        <w:t xml:space="preserve">Le cycle thermodynamique et le transfert d'énergie dans la troposphère sont fortement régis par la vapeur d'eau dans la région tropicale. Plusieurs recherches ont tenté d'estimer les sources et les puits sporadiques de vapeur d'eau dans cette région, mais ont subi des incertitudes </w:t>
      </w:r>
      <w:r w:rsidR="00795E75">
        <w:rPr>
          <w:rFonts w:asciiTheme="majorBidi" w:hAnsiTheme="majorBidi" w:cstheme="majorBidi"/>
          <w:color w:val="222222"/>
          <w:sz w:val="24"/>
          <w:szCs w:val="24"/>
          <w:shd w:val="clear" w:color="auto" w:fill="FFFFFF"/>
          <w:lang w:val="fr-FR"/>
        </w:rPr>
        <w:t xml:space="preserve">des </w:t>
      </w:r>
      <w:r w:rsidR="00795E75" w:rsidRPr="00E6566C">
        <w:rPr>
          <w:rFonts w:asciiTheme="majorBidi" w:hAnsiTheme="majorBidi" w:cstheme="majorBidi"/>
          <w:color w:val="222222"/>
          <w:sz w:val="24"/>
          <w:szCs w:val="24"/>
          <w:shd w:val="clear" w:color="auto" w:fill="FFFFFF"/>
          <w:lang w:val="fr-FR"/>
        </w:rPr>
        <w:t>observation</w:t>
      </w:r>
      <w:r w:rsidR="00795E75">
        <w:rPr>
          <w:rFonts w:asciiTheme="majorBidi" w:hAnsiTheme="majorBidi" w:cstheme="majorBidi"/>
          <w:color w:val="222222"/>
          <w:sz w:val="24"/>
          <w:szCs w:val="24"/>
          <w:shd w:val="clear" w:color="auto" w:fill="FFFFFF"/>
          <w:lang w:val="fr-FR"/>
        </w:rPr>
        <w:t>s et des mesures</w:t>
      </w:r>
      <w:r w:rsidRPr="00E6566C">
        <w:rPr>
          <w:rFonts w:asciiTheme="majorBidi" w:hAnsiTheme="majorBidi" w:cstheme="majorBidi"/>
          <w:color w:val="222222"/>
          <w:sz w:val="24"/>
          <w:szCs w:val="24"/>
          <w:shd w:val="clear" w:color="auto" w:fill="FFFFFF"/>
          <w:lang w:val="fr-FR"/>
        </w:rPr>
        <w:t xml:space="preserve">. </w:t>
      </w:r>
      <w:r w:rsidR="00795E75">
        <w:rPr>
          <w:rFonts w:asciiTheme="majorBidi" w:hAnsiTheme="majorBidi" w:cstheme="majorBidi"/>
          <w:color w:val="222222"/>
          <w:sz w:val="24"/>
          <w:szCs w:val="24"/>
          <w:shd w:val="clear" w:color="auto" w:fill="FFFFFF"/>
          <w:lang w:val="fr-FR"/>
        </w:rPr>
        <w:t>Cette étude vis</w:t>
      </w:r>
      <w:r w:rsidRPr="00795E75">
        <w:rPr>
          <w:rFonts w:asciiTheme="majorBidi" w:hAnsiTheme="majorBidi" w:cstheme="majorBidi"/>
          <w:color w:val="222222"/>
          <w:sz w:val="24"/>
          <w:szCs w:val="24"/>
          <w:shd w:val="clear" w:color="auto" w:fill="FFFFFF"/>
          <w:lang w:val="fr-FR"/>
        </w:rPr>
        <w:t xml:space="preserve"> à améliorer la résolution temporelle des mesures d'humidité relative </w:t>
      </w:r>
      <w:r w:rsidR="00795E75">
        <w:rPr>
          <w:rFonts w:asciiTheme="majorBidi" w:hAnsiTheme="majorBidi" w:cstheme="majorBidi"/>
          <w:color w:val="222222"/>
          <w:sz w:val="24"/>
          <w:szCs w:val="24"/>
          <w:shd w:val="clear" w:color="auto" w:fill="FFFFFF"/>
          <w:lang w:val="fr-FR"/>
        </w:rPr>
        <w:t>issue</w:t>
      </w:r>
      <w:r w:rsidRPr="00795E75">
        <w:rPr>
          <w:rFonts w:asciiTheme="majorBidi" w:hAnsiTheme="majorBidi" w:cstheme="majorBidi"/>
          <w:color w:val="222222"/>
          <w:sz w:val="24"/>
          <w:szCs w:val="24"/>
          <w:shd w:val="clear" w:color="auto" w:fill="FFFFFF"/>
          <w:lang w:val="fr-FR"/>
        </w:rPr>
        <w:t xml:space="preserve"> </w:t>
      </w:r>
      <w:r w:rsidR="00795E75" w:rsidRPr="00795E75">
        <w:rPr>
          <w:rFonts w:asciiTheme="majorBidi" w:hAnsiTheme="majorBidi" w:cstheme="majorBidi"/>
          <w:color w:val="222222"/>
          <w:sz w:val="24"/>
          <w:szCs w:val="24"/>
          <w:shd w:val="clear" w:color="auto" w:fill="FFFFFF"/>
          <w:lang w:val="fr-FR"/>
        </w:rPr>
        <w:t>du</w:t>
      </w:r>
      <w:r w:rsidR="00795E75">
        <w:rPr>
          <w:rFonts w:asciiTheme="majorBidi" w:hAnsiTheme="majorBidi" w:cstheme="majorBidi"/>
          <w:color w:val="222222"/>
          <w:sz w:val="24"/>
          <w:szCs w:val="24"/>
          <w:shd w:val="clear" w:color="auto" w:fill="FFFFFF"/>
          <w:lang w:val="fr-FR"/>
        </w:rPr>
        <w:t xml:space="preserve"> capteur</w:t>
      </w:r>
      <w:r w:rsidRPr="00795E75">
        <w:rPr>
          <w:rFonts w:asciiTheme="majorBidi" w:hAnsiTheme="majorBidi" w:cstheme="majorBidi"/>
          <w:color w:val="222222"/>
          <w:sz w:val="24"/>
          <w:szCs w:val="24"/>
          <w:shd w:val="clear" w:color="auto" w:fill="FFFFFF"/>
          <w:lang w:val="fr-FR"/>
        </w:rPr>
        <w:t xml:space="preserve"> SAPHIR sur le satellite </w:t>
      </w:r>
      <w:proofErr w:type="spellStart"/>
      <w:r w:rsidR="00795E75">
        <w:rPr>
          <w:rFonts w:asciiTheme="majorBidi" w:hAnsiTheme="majorBidi" w:cstheme="majorBidi"/>
          <w:color w:val="222222"/>
          <w:sz w:val="24"/>
          <w:szCs w:val="24"/>
          <w:shd w:val="clear" w:color="auto" w:fill="FFFFFF"/>
          <w:lang w:val="fr-FR"/>
        </w:rPr>
        <w:t>Megha</w:t>
      </w:r>
      <w:proofErr w:type="spellEnd"/>
      <w:r w:rsidR="00795E75">
        <w:rPr>
          <w:rFonts w:asciiTheme="majorBidi" w:hAnsiTheme="majorBidi" w:cstheme="majorBidi"/>
          <w:color w:val="222222"/>
          <w:sz w:val="24"/>
          <w:szCs w:val="24"/>
          <w:shd w:val="clear" w:color="auto" w:fill="FFFFFF"/>
          <w:lang w:val="fr-FR"/>
        </w:rPr>
        <w:t xml:space="preserve">-Tropiques. </w:t>
      </w:r>
      <w:r w:rsidRPr="00795E75">
        <w:rPr>
          <w:rFonts w:asciiTheme="majorBidi" w:hAnsiTheme="majorBidi" w:cstheme="majorBidi"/>
          <w:color w:val="222222"/>
          <w:sz w:val="24"/>
          <w:szCs w:val="24"/>
          <w:shd w:val="clear" w:color="auto" w:fill="FFFFFF"/>
          <w:lang w:val="fr-FR"/>
        </w:rPr>
        <w:t xml:space="preserve">Notre objectif était de créer un </w:t>
      </w:r>
      <w:r w:rsidR="00795E75">
        <w:rPr>
          <w:rFonts w:asciiTheme="majorBidi" w:hAnsiTheme="majorBidi" w:cstheme="majorBidi"/>
          <w:color w:val="222222"/>
          <w:sz w:val="24"/>
          <w:szCs w:val="24"/>
          <w:shd w:val="clear" w:color="auto" w:fill="FFFFFF"/>
          <w:lang w:val="fr-FR"/>
        </w:rPr>
        <w:t>produit</w:t>
      </w:r>
      <w:r w:rsidR="00795E75" w:rsidRPr="00795E75">
        <w:rPr>
          <w:rFonts w:asciiTheme="majorBidi" w:hAnsiTheme="majorBidi" w:cstheme="majorBidi"/>
          <w:color w:val="222222"/>
          <w:sz w:val="24"/>
          <w:szCs w:val="24"/>
          <w:shd w:val="clear" w:color="auto" w:fill="FFFFFF"/>
          <w:lang w:val="fr-FR"/>
        </w:rPr>
        <w:t xml:space="preserve"> satellitaire </w:t>
      </w:r>
      <w:r w:rsidRPr="00795E75">
        <w:rPr>
          <w:rFonts w:asciiTheme="majorBidi" w:hAnsiTheme="majorBidi" w:cstheme="majorBidi"/>
          <w:color w:val="222222"/>
          <w:sz w:val="24"/>
          <w:szCs w:val="24"/>
          <w:shd w:val="clear" w:color="auto" w:fill="FFFFFF"/>
          <w:lang w:val="fr-FR"/>
        </w:rPr>
        <w:t xml:space="preserve">en utilisant une advection par une méthode de morphing appelée MIMIC. </w:t>
      </w:r>
      <w:r w:rsidRPr="00E83C72">
        <w:rPr>
          <w:rFonts w:asciiTheme="majorBidi" w:hAnsiTheme="majorBidi" w:cstheme="majorBidi"/>
          <w:color w:val="222222"/>
          <w:sz w:val="24"/>
          <w:szCs w:val="24"/>
          <w:shd w:val="clear" w:color="auto" w:fill="FFFFFF"/>
          <w:lang w:val="fr-FR"/>
        </w:rPr>
        <w:t xml:space="preserve">Le produit comprend à la fois le schéma spatio-temporel de la vapeur d'eau (RH) </w:t>
      </w:r>
      <w:proofErr w:type="gramStart"/>
      <w:r w:rsidRPr="00E83C72">
        <w:rPr>
          <w:rFonts w:asciiTheme="majorBidi" w:hAnsiTheme="majorBidi" w:cstheme="majorBidi"/>
          <w:color w:val="222222"/>
          <w:sz w:val="24"/>
          <w:szCs w:val="24"/>
          <w:shd w:val="clear" w:color="auto" w:fill="FFFFFF"/>
          <w:lang w:val="fr-FR"/>
        </w:rPr>
        <w:t>du</w:t>
      </w:r>
      <w:proofErr w:type="gramEnd"/>
      <w:r w:rsidRPr="00E83C72">
        <w:rPr>
          <w:rFonts w:asciiTheme="majorBidi" w:hAnsiTheme="majorBidi" w:cstheme="majorBidi"/>
          <w:color w:val="222222"/>
          <w:sz w:val="24"/>
          <w:szCs w:val="24"/>
          <w:shd w:val="clear" w:color="auto" w:fill="FFFFFF"/>
          <w:lang w:val="fr-FR"/>
        </w:rPr>
        <w:t xml:space="preserve"> troposphère </w:t>
      </w:r>
      <w:r w:rsidR="00E83C72" w:rsidRPr="00E83C72">
        <w:rPr>
          <w:rFonts w:asciiTheme="majorBidi" w:hAnsiTheme="majorBidi" w:cstheme="majorBidi"/>
          <w:color w:val="222222"/>
          <w:sz w:val="24"/>
          <w:szCs w:val="24"/>
          <w:shd w:val="clear" w:color="auto" w:fill="FFFFFF"/>
          <w:lang w:val="fr-FR"/>
        </w:rPr>
        <w:t xml:space="preserve">intermédiaire </w:t>
      </w:r>
      <w:r w:rsidRPr="00E83C72">
        <w:rPr>
          <w:rFonts w:asciiTheme="majorBidi" w:hAnsiTheme="majorBidi" w:cstheme="majorBidi"/>
          <w:color w:val="222222"/>
          <w:sz w:val="24"/>
          <w:szCs w:val="24"/>
          <w:shd w:val="clear" w:color="auto" w:fill="FFFFFF"/>
          <w:lang w:val="fr-FR"/>
        </w:rPr>
        <w:t xml:space="preserve">et un schéma spatio-temporel de l'advection lagrangienne de la vapeur d'eau ou de la tendance d'analyse AT. Les </w:t>
      </w:r>
      <w:r w:rsidR="00E83C72" w:rsidRPr="00E83C72">
        <w:rPr>
          <w:rFonts w:asciiTheme="majorBidi" w:hAnsiTheme="majorBidi" w:cstheme="majorBidi"/>
          <w:color w:val="222222"/>
          <w:sz w:val="24"/>
          <w:szCs w:val="24"/>
          <w:shd w:val="clear" w:color="auto" w:fill="FFFFFF"/>
          <w:lang w:val="fr-FR"/>
        </w:rPr>
        <w:t>premiers résultats</w:t>
      </w:r>
      <w:r w:rsidRPr="00E83C72">
        <w:rPr>
          <w:rFonts w:asciiTheme="majorBidi" w:hAnsiTheme="majorBidi" w:cstheme="majorBidi"/>
          <w:color w:val="222222"/>
          <w:sz w:val="24"/>
          <w:szCs w:val="24"/>
          <w:shd w:val="clear" w:color="auto" w:fill="FFFFFF"/>
          <w:lang w:val="fr-FR"/>
        </w:rPr>
        <w:t xml:space="preserve"> du produit vapeur d'eau</w:t>
      </w:r>
      <w:r w:rsidR="00E83C72">
        <w:rPr>
          <w:rFonts w:asciiTheme="majorBidi" w:hAnsiTheme="majorBidi" w:cstheme="majorBidi"/>
          <w:color w:val="222222"/>
          <w:sz w:val="24"/>
          <w:szCs w:val="24"/>
          <w:shd w:val="clear" w:color="auto" w:fill="FFFFFF"/>
          <w:lang w:val="fr-FR"/>
        </w:rPr>
        <w:t>,</w:t>
      </w:r>
      <w:r w:rsidRPr="00E83C72">
        <w:rPr>
          <w:rFonts w:asciiTheme="majorBidi" w:hAnsiTheme="majorBidi" w:cstheme="majorBidi"/>
          <w:color w:val="222222"/>
          <w:sz w:val="24"/>
          <w:szCs w:val="24"/>
          <w:shd w:val="clear" w:color="auto" w:fill="FFFFFF"/>
          <w:lang w:val="fr-FR"/>
        </w:rPr>
        <w:t xml:space="preserve"> montrent une cohérence avec d'autres sources d'observations. Les champs</w:t>
      </w:r>
      <w:r w:rsidR="00E83C72" w:rsidRPr="00E83C72">
        <w:rPr>
          <w:rFonts w:asciiTheme="majorBidi" w:hAnsiTheme="majorBidi" w:cstheme="majorBidi"/>
          <w:color w:val="222222"/>
          <w:sz w:val="24"/>
          <w:szCs w:val="24"/>
          <w:shd w:val="clear" w:color="auto" w:fill="FFFFFF"/>
          <w:lang w:val="fr-FR"/>
        </w:rPr>
        <w:t xml:space="preserve"> de</w:t>
      </w:r>
      <w:r w:rsidRPr="00E83C72">
        <w:rPr>
          <w:rFonts w:asciiTheme="majorBidi" w:hAnsiTheme="majorBidi" w:cstheme="majorBidi"/>
          <w:color w:val="222222"/>
          <w:sz w:val="24"/>
          <w:szCs w:val="24"/>
          <w:shd w:val="clear" w:color="auto" w:fill="FFFFFF"/>
          <w:lang w:val="fr-FR"/>
        </w:rPr>
        <w:t xml:space="preserve"> AT  </w:t>
      </w:r>
      <w:r w:rsidR="00B552B7">
        <w:rPr>
          <w:rFonts w:asciiTheme="majorBidi" w:hAnsiTheme="majorBidi" w:cstheme="majorBidi"/>
          <w:color w:val="222222"/>
          <w:sz w:val="24"/>
          <w:szCs w:val="24"/>
          <w:shd w:val="clear" w:color="auto" w:fill="FFFFFF"/>
          <w:lang w:val="fr-FR"/>
        </w:rPr>
        <w:t xml:space="preserve">ont logiquement  </w:t>
      </w:r>
      <w:r w:rsidRPr="00E83C72">
        <w:rPr>
          <w:rFonts w:asciiTheme="majorBidi" w:hAnsiTheme="majorBidi" w:cstheme="majorBidi"/>
          <w:color w:val="222222"/>
          <w:sz w:val="24"/>
          <w:szCs w:val="24"/>
          <w:shd w:val="clear" w:color="auto" w:fill="FFFFFF"/>
          <w:lang w:val="fr-FR"/>
        </w:rPr>
        <w:t xml:space="preserve">bien capturées des sources et des puits. </w:t>
      </w:r>
      <w:proofErr w:type="spellStart"/>
      <w:r w:rsidRPr="00E6566C">
        <w:rPr>
          <w:rFonts w:asciiTheme="majorBidi" w:hAnsiTheme="majorBidi" w:cstheme="majorBidi"/>
          <w:color w:val="222222"/>
          <w:sz w:val="24"/>
          <w:szCs w:val="24"/>
          <w:shd w:val="clear" w:color="auto" w:fill="FFFFFF"/>
        </w:rPr>
        <w:t>Néanmoins</w:t>
      </w:r>
      <w:proofErr w:type="spellEnd"/>
      <w:r w:rsidRPr="00E6566C">
        <w:rPr>
          <w:rFonts w:asciiTheme="majorBidi" w:hAnsiTheme="majorBidi" w:cstheme="majorBidi"/>
          <w:color w:val="222222"/>
          <w:sz w:val="24"/>
          <w:szCs w:val="24"/>
          <w:shd w:val="clear" w:color="auto" w:fill="FFFFFF"/>
        </w:rPr>
        <w:t xml:space="preserve">, </w:t>
      </w:r>
      <w:proofErr w:type="spellStart"/>
      <w:r w:rsidRPr="00E6566C">
        <w:rPr>
          <w:rFonts w:asciiTheme="majorBidi" w:hAnsiTheme="majorBidi" w:cstheme="majorBidi"/>
          <w:color w:val="222222"/>
          <w:sz w:val="24"/>
          <w:szCs w:val="24"/>
          <w:shd w:val="clear" w:color="auto" w:fill="FFFFFF"/>
        </w:rPr>
        <w:t>ils</w:t>
      </w:r>
      <w:proofErr w:type="spellEnd"/>
      <w:r w:rsidRPr="00E6566C">
        <w:rPr>
          <w:rFonts w:asciiTheme="majorBidi" w:hAnsiTheme="majorBidi" w:cstheme="majorBidi"/>
          <w:color w:val="222222"/>
          <w:sz w:val="24"/>
          <w:szCs w:val="24"/>
          <w:shd w:val="clear" w:color="auto" w:fill="FFFFFF"/>
        </w:rPr>
        <w:t xml:space="preserve"> </w:t>
      </w:r>
      <w:proofErr w:type="spellStart"/>
      <w:r w:rsidRPr="00E6566C">
        <w:rPr>
          <w:rFonts w:asciiTheme="majorBidi" w:hAnsiTheme="majorBidi" w:cstheme="majorBidi"/>
          <w:color w:val="222222"/>
          <w:sz w:val="24"/>
          <w:szCs w:val="24"/>
          <w:shd w:val="clear" w:color="auto" w:fill="FFFFFF"/>
        </w:rPr>
        <w:t>sont</w:t>
      </w:r>
      <w:proofErr w:type="spellEnd"/>
      <w:r w:rsidRPr="00E6566C">
        <w:rPr>
          <w:rFonts w:asciiTheme="majorBidi" w:hAnsiTheme="majorBidi" w:cstheme="majorBidi"/>
          <w:color w:val="222222"/>
          <w:sz w:val="24"/>
          <w:szCs w:val="24"/>
          <w:shd w:val="clear" w:color="auto" w:fill="FFFFFF"/>
        </w:rPr>
        <w:t xml:space="preserve"> </w:t>
      </w:r>
      <w:proofErr w:type="spellStart"/>
      <w:r w:rsidRPr="00E6566C">
        <w:rPr>
          <w:rFonts w:asciiTheme="majorBidi" w:hAnsiTheme="majorBidi" w:cstheme="majorBidi"/>
          <w:color w:val="222222"/>
          <w:sz w:val="24"/>
          <w:szCs w:val="24"/>
          <w:shd w:val="clear" w:color="auto" w:fill="FFFFFF"/>
        </w:rPr>
        <w:t>sujets</w:t>
      </w:r>
      <w:proofErr w:type="spellEnd"/>
      <w:r w:rsidRPr="00E6566C">
        <w:rPr>
          <w:rFonts w:asciiTheme="majorBidi" w:hAnsiTheme="majorBidi" w:cstheme="majorBidi"/>
          <w:color w:val="222222"/>
          <w:sz w:val="24"/>
          <w:szCs w:val="24"/>
          <w:shd w:val="clear" w:color="auto" w:fill="FFFFFF"/>
        </w:rPr>
        <w:t xml:space="preserve"> aux erreurs. </w:t>
      </w:r>
      <w:r w:rsidRPr="00B552B7">
        <w:rPr>
          <w:rFonts w:asciiTheme="majorBidi" w:hAnsiTheme="majorBidi" w:cstheme="majorBidi"/>
          <w:color w:val="222222"/>
          <w:sz w:val="24"/>
          <w:szCs w:val="24"/>
          <w:shd w:val="clear" w:color="auto" w:fill="FFFFFF"/>
          <w:lang w:val="fr-FR"/>
        </w:rPr>
        <w:t xml:space="preserve">Cela </w:t>
      </w:r>
      <w:r w:rsidR="00B552B7">
        <w:rPr>
          <w:rFonts w:asciiTheme="majorBidi" w:hAnsiTheme="majorBidi" w:cstheme="majorBidi"/>
          <w:color w:val="222222"/>
          <w:sz w:val="24"/>
          <w:szCs w:val="24"/>
          <w:shd w:val="clear" w:color="auto" w:fill="FFFFFF"/>
          <w:lang w:val="fr-FR"/>
        </w:rPr>
        <w:t>propose des</w:t>
      </w:r>
      <w:r w:rsidRPr="00B552B7">
        <w:rPr>
          <w:rFonts w:asciiTheme="majorBidi" w:hAnsiTheme="majorBidi" w:cstheme="majorBidi"/>
          <w:color w:val="222222"/>
          <w:sz w:val="24"/>
          <w:szCs w:val="24"/>
          <w:shd w:val="clear" w:color="auto" w:fill="FFFFFF"/>
          <w:lang w:val="fr-FR"/>
        </w:rPr>
        <w:t xml:space="preserve"> études </w:t>
      </w:r>
      <w:r w:rsidR="00B552B7">
        <w:rPr>
          <w:rFonts w:asciiTheme="majorBidi" w:hAnsiTheme="majorBidi" w:cstheme="majorBidi"/>
          <w:color w:val="222222"/>
          <w:sz w:val="24"/>
          <w:szCs w:val="24"/>
          <w:shd w:val="clear" w:color="auto" w:fill="FFFFFF"/>
          <w:lang w:val="fr-FR"/>
        </w:rPr>
        <w:t>d</w:t>
      </w:r>
      <w:r w:rsidRPr="00B552B7">
        <w:rPr>
          <w:rFonts w:asciiTheme="majorBidi" w:hAnsiTheme="majorBidi" w:cstheme="majorBidi"/>
          <w:color w:val="222222"/>
          <w:sz w:val="24"/>
          <w:szCs w:val="24"/>
          <w:shd w:val="clear" w:color="auto" w:fill="FFFFFF"/>
          <w:lang w:val="fr-FR"/>
        </w:rPr>
        <w:t>'évaluation et la caractérisation de ces erreurs</w:t>
      </w:r>
      <w:r w:rsidR="00B552B7">
        <w:rPr>
          <w:rFonts w:asciiTheme="majorBidi" w:hAnsiTheme="majorBidi" w:cstheme="majorBidi"/>
          <w:color w:val="222222"/>
          <w:sz w:val="24"/>
          <w:szCs w:val="24"/>
          <w:shd w:val="clear" w:color="auto" w:fill="FFFFFF"/>
          <w:lang w:val="fr-FR"/>
        </w:rPr>
        <w:t xml:space="preserve"> en perspective de ce projet</w:t>
      </w:r>
      <w:r w:rsidRPr="00B552B7">
        <w:rPr>
          <w:rFonts w:asciiTheme="majorBidi" w:hAnsiTheme="majorBidi" w:cstheme="majorBidi"/>
          <w:color w:val="222222"/>
          <w:sz w:val="24"/>
          <w:szCs w:val="24"/>
          <w:shd w:val="clear" w:color="auto" w:fill="FFFFFF"/>
          <w:lang w:val="fr-FR"/>
        </w:rPr>
        <w:t>.</w:t>
      </w:r>
    </w:p>
    <w:p w14:paraId="4BC69823" w14:textId="77777777" w:rsidR="00795E75" w:rsidRPr="00FE74F7" w:rsidRDefault="00FE74F7" w:rsidP="00FE74F7">
      <w:pPr>
        <w:rPr>
          <w:rFonts w:asciiTheme="majorBidi" w:hAnsiTheme="majorBidi" w:cstheme="majorBidi"/>
          <w:b/>
          <w:bCs/>
          <w:sz w:val="24"/>
          <w:szCs w:val="24"/>
          <w:lang w:val="fr-FR"/>
        </w:rPr>
      </w:pPr>
      <w:r w:rsidRPr="00FE74F7">
        <w:rPr>
          <w:rFonts w:asciiTheme="majorBidi" w:hAnsiTheme="majorBidi" w:cstheme="majorBidi"/>
          <w:b/>
          <w:bCs/>
          <w:color w:val="222222"/>
          <w:shd w:val="clear" w:color="auto" w:fill="FFFFFF"/>
          <w:lang w:val="fr-FR"/>
        </w:rPr>
        <w:t>Mots-clés</w:t>
      </w:r>
      <w:r w:rsidRPr="00FE74F7">
        <w:rPr>
          <w:rFonts w:asciiTheme="majorBidi" w:hAnsiTheme="majorBidi" w:cstheme="majorBidi"/>
          <w:color w:val="222222"/>
          <w:shd w:val="clear" w:color="auto" w:fill="FFFFFF"/>
          <w:lang w:val="fr-FR"/>
        </w:rPr>
        <w:t>: advection, sources et puits</w:t>
      </w:r>
      <w:r>
        <w:rPr>
          <w:rFonts w:asciiTheme="majorBidi" w:hAnsiTheme="majorBidi" w:cstheme="majorBidi"/>
          <w:color w:val="222222"/>
          <w:shd w:val="clear" w:color="auto" w:fill="FFFFFF"/>
          <w:lang w:val="fr-FR"/>
        </w:rPr>
        <w:t xml:space="preserve">, </w:t>
      </w:r>
      <w:r w:rsidRPr="00FE74F7">
        <w:rPr>
          <w:rFonts w:asciiTheme="majorBidi" w:hAnsiTheme="majorBidi" w:cstheme="majorBidi"/>
          <w:color w:val="222222"/>
          <w:shd w:val="clear" w:color="auto" w:fill="FFFFFF"/>
          <w:lang w:val="fr-FR"/>
        </w:rPr>
        <w:t>observat</w:t>
      </w:r>
      <w:r>
        <w:rPr>
          <w:rFonts w:asciiTheme="majorBidi" w:hAnsiTheme="majorBidi" w:cstheme="majorBidi"/>
          <w:color w:val="222222"/>
          <w:shd w:val="clear" w:color="auto" w:fill="FFFFFF"/>
          <w:lang w:val="fr-FR"/>
        </w:rPr>
        <w:t>ion satellitaire, troposphère</w:t>
      </w:r>
      <w:r w:rsidRPr="00FE74F7">
        <w:rPr>
          <w:rFonts w:asciiTheme="majorBidi" w:hAnsiTheme="majorBidi" w:cstheme="majorBidi"/>
          <w:color w:val="222222"/>
          <w:shd w:val="clear" w:color="auto" w:fill="FFFFFF"/>
          <w:lang w:val="fr-FR"/>
        </w:rPr>
        <w:t>, Vapeur d'eau</w:t>
      </w:r>
    </w:p>
    <w:p w14:paraId="1CC75474" w14:textId="77777777" w:rsidR="00D1663E" w:rsidRPr="00EF0E90" w:rsidRDefault="00DB0C06">
      <w:pPr>
        <w:rPr>
          <w:rFonts w:asciiTheme="majorBidi" w:hAnsiTheme="majorBidi" w:cstheme="majorBidi"/>
          <w:b/>
          <w:bCs/>
          <w:sz w:val="24"/>
          <w:szCs w:val="24"/>
        </w:rPr>
      </w:pPr>
      <w:r w:rsidRPr="00EF0E90">
        <w:rPr>
          <w:rFonts w:asciiTheme="majorBidi" w:hAnsiTheme="majorBidi" w:cstheme="majorBidi"/>
          <w:b/>
          <w:bCs/>
          <w:sz w:val="24"/>
          <w:szCs w:val="24"/>
        </w:rPr>
        <w:t>Introduction:</w:t>
      </w:r>
    </w:p>
    <w:p w14:paraId="25FFA289" w14:textId="6768A400" w:rsidR="00CE7751" w:rsidRPr="009F0FA9" w:rsidRDefault="00555F2B" w:rsidP="00B11F93">
      <w:pPr>
        <w:autoSpaceDE w:val="0"/>
        <w:autoSpaceDN w:val="0"/>
        <w:adjustRightInd w:val="0"/>
        <w:spacing w:after="0" w:line="276" w:lineRule="auto"/>
        <w:jc w:val="both"/>
        <w:rPr>
          <w:rFonts w:asciiTheme="majorBidi" w:hAnsiTheme="majorBidi" w:cstheme="majorBidi"/>
          <w:sz w:val="24"/>
          <w:szCs w:val="24"/>
        </w:rPr>
      </w:pPr>
      <w:r w:rsidRPr="009F0FA9">
        <w:rPr>
          <w:rFonts w:asciiTheme="majorBidi" w:hAnsiTheme="majorBidi" w:cstheme="majorBidi"/>
          <w:sz w:val="24"/>
          <w:szCs w:val="24"/>
        </w:rPr>
        <w:t>Tropospheric w</w:t>
      </w:r>
      <w:r w:rsidR="00AE5C7C" w:rsidRPr="009F0FA9">
        <w:rPr>
          <w:rFonts w:asciiTheme="majorBidi" w:hAnsiTheme="majorBidi" w:cstheme="majorBidi"/>
          <w:sz w:val="24"/>
          <w:szCs w:val="24"/>
        </w:rPr>
        <w:t>ater vapor</w:t>
      </w:r>
      <w:r w:rsidR="00B3570D" w:rsidRPr="009F0FA9">
        <w:rPr>
          <w:rFonts w:asciiTheme="majorBidi" w:hAnsiTheme="majorBidi" w:cstheme="majorBidi"/>
          <w:sz w:val="24"/>
          <w:szCs w:val="24"/>
        </w:rPr>
        <w:t xml:space="preserve"> cycle is a key controlling component of </w:t>
      </w:r>
      <w:r w:rsidR="0038627A" w:rsidRPr="009F0FA9">
        <w:rPr>
          <w:rFonts w:asciiTheme="majorBidi" w:hAnsiTheme="majorBidi" w:cstheme="majorBidi"/>
          <w:sz w:val="24"/>
          <w:szCs w:val="24"/>
        </w:rPr>
        <w:t xml:space="preserve">meteorology in tropical </w:t>
      </w:r>
      <w:r w:rsidR="009F0FA9" w:rsidRPr="009F0FA9">
        <w:rPr>
          <w:rFonts w:asciiTheme="majorBidi" w:hAnsiTheme="majorBidi" w:cstheme="majorBidi"/>
          <w:sz w:val="24"/>
          <w:szCs w:val="24"/>
        </w:rPr>
        <w:t>region (</w:t>
      </w:r>
      <w:proofErr w:type="spellStart"/>
      <w:r w:rsidR="0085690F" w:rsidRPr="009F0FA9">
        <w:rPr>
          <w:rFonts w:asciiTheme="majorBidi" w:hAnsiTheme="majorBidi" w:cstheme="majorBidi"/>
          <w:sz w:val="24"/>
          <w:szCs w:val="24"/>
        </w:rPr>
        <w:t>eg</w:t>
      </w:r>
      <w:proofErr w:type="spellEnd"/>
      <w:r w:rsidR="0085690F" w:rsidRPr="009F0FA9">
        <w:rPr>
          <w:rFonts w:asciiTheme="majorBidi" w:hAnsiTheme="majorBidi" w:cstheme="majorBidi"/>
          <w:sz w:val="24"/>
          <w:szCs w:val="24"/>
        </w:rPr>
        <w:t xml:space="preserve">. Sherwood 1996, </w:t>
      </w:r>
      <w:proofErr w:type="spellStart"/>
      <w:r w:rsidR="0085690F" w:rsidRPr="009F0FA9">
        <w:rPr>
          <w:rFonts w:asciiTheme="majorBidi" w:hAnsiTheme="majorBidi" w:cstheme="majorBidi"/>
          <w:sz w:val="24"/>
          <w:szCs w:val="24"/>
        </w:rPr>
        <w:t>Salathé</w:t>
      </w:r>
      <w:proofErr w:type="spellEnd"/>
      <w:r w:rsidR="0085690F" w:rsidRPr="009F0FA9">
        <w:rPr>
          <w:rFonts w:asciiTheme="majorBidi" w:hAnsiTheme="majorBidi" w:cstheme="majorBidi"/>
          <w:sz w:val="24"/>
          <w:szCs w:val="24"/>
        </w:rPr>
        <w:t xml:space="preserve"> et al 1997)</w:t>
      </w:r>
      <w:r w:rsidR="0038627A" w:rsidRPr="009F0FA9">
        <w:rPr>
          <w:rFonts w:asciiTheme="majorBidi" w:hAnsiTheme="majorBidi" w:cstheme="majorBidi"/>
          <w:sz w:val="24"/>
          <w:szCs w:val="24"/>
        </w:rPr>
        <w:t xml:space="preserve"> and further </w:t>
      </w:r>
      <w:r w:rsidR="009F0FA9" w:rsidRPr="009F0FA9">
        <w:rPr>
          <w:rFonts w:asciiTheme="majorBidi" w:hAnsiTheme="majorBidi" w:cstheme="majorBidi"/>
          <w:sz w:val="24"/>
          <w:szCs w:val="24"/>
        </w:rPr>
        <w:t>in word’s</w:t>
      </w:r>
      <w:r w:rsidR="0027780B" w:rsidRPr="009F0FA9">
        <w:rPr>
          <w:rFonts w:asciiTheme="majorBidi" w:hAnsiTheme="majorBidi" w:cstheme="majorBidi"/>
          <w:sz w:val="24"/>
          <w:szCs w:val="24"/>
        </w:rPr>
        <w:t xml:space="preserve"> climate</w:t>
      </w:r>
      <w:r w:rsidR="0085690F" w:rsidRPr="009F0FA9">
        <w:rPr>
          <w:rFonts w:asciiTheme="majorBidi" w:hAnsiTheme="majorBidi" w:cstheme="majorBidi"/>
          <w:sz w:val="24"/>
          <w:szCs w:val="24"/>
        </w:rPr>
        <w:t xml:space="preserve"> (e</w:t>
      </w:r>
      <w:ins w:id="7" w:author="Brian Mapes" w:date="2018-06-18T22:47:00Z">
        <w:r w:rsidR="00022C81">
          <w:rPr>
            <w:rFonts w:asciiTheme="majorBidi" w:hAnsiTheme="majorBidi" w:cstheme="majorBidi"/>
            <w:sz w:val="24"/>
            <w:szCs w:val="24"/>
          </w:rPr>
          <w:t>.</w:t>
        </w:r>
      </w:ins>
      <w:r w:rsidR="0085690F" w:rsidRPr="009F0FA9">
        <w:rPr>
          <w:rFonts w:asciiTheme="majorBidi" w:hAnsiTheme="majorBidi" w:cstheme="majorBidi"/>
          <w:sz w:val="24"/>
          <w:szCs w:val="24"/>
        </w:rPr>
        <w:t>g. Rind et al 1991</w:t>
      </w:r>
      <w:r w:rsidR="009F0FA9" w:rsidRPr="009F0FA9">
        <w:rPr>
          <w:rFonts w:asciiTheme="majorBidi" w:hAnsiTheme="majorBidi" w:cstheme="majorBidi"/>
          <w:sz w:val="24"/>
          <w:szCs w:val="24"/>
        </w:rPr>
        <w:t>) as</w:t>
      </w:r>
      <w:r w:rsidR="0085690F" w:rsidRPr="009F0FA9">
        <w:rPr>
          <w:rFonts w:asciiTheme="majorBidi" w:hAnsiTheme="majorBidi" w:cstheme="majorBidi"/>
          <w:sz w:val="24"/>
          <w:szCs w:val="24"/>
        </w:rPr>
        <w:t xml:space="preserve"> for example </w:t>
      </w:r>
      <w:proofErr w:type="spellStart"/>
      <w:r w:rsidR="0085690F" w:rsidRPr="009F0FA9">
        <w:rPr>
          <w:rFonts w:asciiTheme="majorBidi" w:hAnsiTheme="majorBidi" w:cstheme="majorBidi"/>
          <w:sz w:val="24"/>
          <w:szCs w:val="24"/>
        </w:rPr>
        <w:t>L</w:t>
      </w:r>
      <w:ins w:id="8" w:author="Brian Mapes" w:date="2018-06-18T22:47:00Z">
        <w:r w:rsidR="00022C81">
          <w:rPr>
            <w:rFonts w:asciiTheme="majorBidi" w:hAnsiTheme="majorBidi" w:cstheme="majorBidi"/>
            <w:sz w:val="24"/>
            <w:szCs w:val="24"/>
          </w:rPr>
          <w:t>i</w:t>
        </w:r>
      </w:ins>
      <w:del w:id="9" w:author="Brian Mapes" w:date="2018-06-18T22:47:00Z">
        <w:r w:rsidR="0085690F" w:rsidRPr="009F0FA9" w:rsidDel="00022C81">
          <w:rPr>
            <w:rFonts w:asciiTheme="majorBidi" w:hAnsiTheme="majorBidi" w:cstheme="majorBidi"/>
            <w:sz w:val="24"/>
            <w:szCs w:val="24"/>
          </w:rPr>
          <w:delText>e</w:delText>
        </w:r>
      </w:del>
      <w:r w:rsidR="0085690F" w:rsidRPr="009F0FA9">
        <w:rPr>
          <w:rFonts w:asciiTheme="majorBidi" w:hAnsiTheme="majorBidi" w:cstheme="majorBidi"/>
          <w:sz w:val="24"/>
          <w:szCs w:val="24"/>
        </w:rPr>
        <w:t>ndzen</w:t>
      </w:r>
      <w:proofErr w:type="spellEnd"/>
      <w:r w:rsidR="0085690F" w:rsidRPr="009F0FA9">
        <w:rPr>
          <w:rFonts w:asciiTheme="majorBidi" w:hAnsiTheme="majorBidi" w:cstheme="majorBidi"/>
          <w:sz w:val="24"/>
          <w:szCs w:val="24"/>
        </w:rPr>
        <w:t xml:space="preserve"> 1990 </w:t>
      </w:r>
      <w:del w:id="10" w:author="Brian Mapes" w:date="2018-06-18T22:48:00Z">
        <w:r w:rsidR="00EC55C1" w:rsidDel="006701BF">
          <w:rPr>
            <w:rFonts w:asciiTheme="majorBidi" w:hAnsiTheme="majorBidi" w:cstheme="majorBidi"/>
            <w:sz w:val="24"/>
            <w:szCs w:val="24"/>
          </w:rPr>
          <w:delText xml:space="preserve">believes </w:delText>
        </w:r>
      </w:del>
      <w:ins w:id="11" w:author="Brian Mapes" w:date="2018-06-18T22:48:00Z">
        <w:r w:rsidR="006701BF">
          <w:rPr>
            <w:rFonts w:asciiTheme="majorBidi" w:hAnsiTheme="majorBidi" w:cstheme="majorBidi"/>
            <w:sz w:val="24"/>
            <w:szCs w:val="24"/>
          </w:rPr>
          <w:t xml:space="preserve">controversially suggested that </w:t>
        </w:r>
      </w:ins>
      <w:r w:rsidR="00B11F93">
        <w:rPr>
          <w:rFonts w:asciiTheme="majorBidi" w:hAnsiTheme="majorBidi" w:cstheme="majorBidi"/>
          <w:sz w:val="24"/>
          <w:szCs w:val="24"/>
        </w:rPr>
        <w:t xml:space="preserve">under the climate change condition </w:t>
      </w:r>
      <w:r w:rsidR="00EC55C1">
        <w:rPr>
          <w:rFonts w:asciiTheme="majorBidi" w:hAnsiTheme="majorBidi" w:cstheme="majorBidi"/>
          <w:sz w:val="24"/>
          <w:szCs w:val="24"/>
        </w:rPr>
        <w:t>s</w:t>
      </w:r>
      <w:r w:rsidR="0085690F" w:rsidRPr="009F0FA9">
        <w:rPr>
          <w:rFonts w:asciiTheme="majorBidi" w:hAnsiTheme="majorBidi" w:cstheme="majorBidi"/>
          <w:sz w:val="24"/>
          <w:szCs w:val="24"/>
        </w:rPr>
        <w:t xml:space="preserve">tronger </w:t>
      </w:r>
      <w:r w:rsidR="009F0FA9" w:rsidRPr="009F0FA9">
        <w:rPr>
          <w:rFonts w:asciiTheme="majorBidi" w:hAnsiTheme="majorBidi" w:cstheme="majorBidi"/>
          <w:sz w:val="24"/>
          <w:szCs w:val="24"/>
        </w:rPr>
        <w:t>subsidence</w:t>
      </w:r>
      <w:r w:rsidR="0085690F" w:rsidRPr="009F0FA9">
        <w:rPr>
          <w:rFonts w:asciiTheme="majorBidi" w:hAnsiTheme="majorBidi" w:cstheme="majorBidi"/>
          <w:sz w:val="24"/>
          <w:szCs w:val="24"/>
        </w:rPr>
        <w:t xml:space="preserve">, </w:t>
      </w:r>
      <w:r w:rsidR="009F0FA9" w:rsidRPr="009F0FA9">
        <w:rPr>
          <w:rFonts w:asciiTheme="majorBidi" w:hAnsiTheme="majorBidi" w:cstheme="majorBidi"/>
          <w:sz w:val="24"/>
          <w:szCs w:val="24"/>
        </w:rPr>
        <w:t>accompanying</w:t>
      </w:r>
      <w:r w:rsidR="0085690F" w:rsidRPr="009F0FA9">
        <w:rPr>
          <w:rFonts w:asciiTheme="majorBidi" w:hAnsiTheme="majorBidi" w:cstheme="majorBidi"/>
          <w:sz w:val="24"/>
          <w:szCs w:val="24"/>
        </w:rPr>
        <w:t xml:space="preserve"> </w:t>
      </w:r>
      <w:r w:rsidR="009F0FA9" w:rsidRPr="009F0FA9">
        <w:rPr>
          <w:rFonts w:asciiTheme="majorBidi" w:hAnsiTheme="majorBidi" w:cstheme="majorBidi"/>
          <w:sz w:val="24"/>
          <w:szCs w:val="24"/>
        </w:rPr>
        <w:t>stronger</w:t>
      </w:r>
      <w:r w:rsidR="0085690F" w:rsidRPr="009F0FA9">
        <w:rPr>
          <w:rFonts w:asciiTheme="majorBidi" w:hAnsiTheme="majorBidi" w:cstheme="majorBidi"/>
          <w:sz w:val="24"/>
          <w:szCs w:val="24"/>
        </w:rPr>
        <w:t xml:space="preserve"> </w:t>
      </w:r>
      <w:r w:rsidR="009F0FA9" w:rsidRPr="009F0FA9">
        <w:rPr>
          <w:rFonts w:asciiTheme="majorBidi" w:hAnsiTheme="majorBidi" w:cstheme="majorBidi"/>
          <w:sz w:val="24"/>
          <w:szCs w:val="24"/>
        </w:rPr>
        <w:t>tropical</w:t>
      </w:r>
      <w:r w:rsidR="0085690F" w:rsidRPr="009F0FA9">
        <w:rPr>
          <w:rFonts w:asciiTheme="majorBidi" w:hAnsiTheme="majorBidi" w:cstheme="majorBidi"/>
          <w:sz w:val="24"/>
          <w:szCs w:val="24"/>
        </w:rPr>
        <w:t xml:space="preserve"> convection, </w:t>
      </w:r>
      <w:ins w:id="12" w:author="Brian Mapes" w:date="2018-06-18T22:48:00Z">
        <w:r w:rsidR="006701BF">
          <w:rPr>
            <w:rFonts w:asciiTheme="majorBidi" w:hAnsiTheme="majorBidi" w:cstheme="majorBidi"/>
            <w:sz w:val="24"/>
            <w:szCs w:val="24"/>
          </w:rPr>
          <w:t xml:space="preserve">may </w:t>
        </w:r>
      </w:ins>
      <w:r w:rsidR="00B11F93">
        <w:rPr>
          <w:rFonts w:asciiTheme="majorBidi" w:hAnsiTheme="majorBidi" w:cstheme="majorBidi"/>
          <w:sz w:val="24"/>
          <w:szCs w:val="24"/>
        </w:rPr>
        <w:t>lead to drier air</w:t>
      </w:r>
      <w:r w:rsidR="00DA0CB0" w:rsidRPr="009F0FA9">
        <w:rPr>
          <w:rFonts w:asciiTheme="majorBidi" w:hAnsiTheme="majorBidi" w:cstheme="majorBidi"/>
          <w:sz w:val="24"/>
          <w:szCs w:val="24"/>
        </w:rPr>
        <w:t>. Th</w:t>
      </w:r>
      <w:ins w:id="13" w:author="Brian Mapes" w:date="2018-06-18T22:48:00Z">
        <w:r w:rsidR="006701BF">
          <w:rPr>
            <w:rFonts w:asciiTheme="majorBidi" w:hAnsiTheme="majorBidi" w:cstheme="majorBidi"/>
            <w:sz w:val="24"/>
            <w:szCs w:val="24"/>
          </w:rPr>
          <w:t>e</w:t>
        </w:r>
      </w:ins>
      <w:del w:id="14" w:author="Brian Mapes" w:date="2018-06-18T22:48:00Z">
        <w:r w:rsidR="00DA0CB0" w:rsidRPr="009F0FA9" w:rsidDel="006701BF">
          <w:rPr>
            <w:rFonts w:asciiTheme="majorBidi" w:hAnsiTheme="majorBidi" w:cstheme="majorBidi"/>
            <w:sz w:val="24"/>
            <w:szCs w:val="24"/>
          </w:rPr>
          <w:delText>is</w:delText>
        </w:r>
      </w:del>
      <w:r w:rsidR="00DA0CB0" w:rsidRPr="009F0FA9">
        <w:rPr>
          <w:rFonts w:asciiTheme="majorBidi" w:hAnsiTheme="majorBidi" w:cstheme="majorBidi"/>
          <w:sz w:val="24"/>
          <w:szCs w:val="24"/>
        </w:rPr>
        <w:t xml:space="preserve"> </w:t>
      </w:r>
      <w:r w:rsidR="004C7942" w:rsidRPr="009F0FA9">
        <w:rPr>
          <w:rFonts w:asciiTheme="majorBidi" w:hAnsiTheme="majorBidi" w:cstheme="majorBidi"/>
          <w:sz w:val="24"/>
          <w:szCs w:val="24"/>
        </w:rPr>
        <w:t>intensifying of synoptic export of tropical moist air masses with global warming was highlighted also by Seidel et al 2007, Allen and Mapes</w:t>
      </w:r>
      <w:del w:id="15" w:author="Brian Mapes" w:date="2018-06-18T22:49:00Z">
        <w:r w:rsidR="004C7942" w:rsidRPr="009F0FA9" w:rsidDel="006701BF">
          <w:rPr>
            <w:rFonts w:asciiTheme="majorBidi" w:hAnsiTheme="majorBidi" w:cstheme="majorBidi"/>
            <w:sz w:val="24"/>
            <w:szCs w:val="24"/>
          </w:rPr>
          <w:delText>,</w:delText>
        </w:r>
      </w:del>
      <w:r w:rsidR="004C7942" w:rsidRPr="009F0FA9">
        <w:rPr>
          <w:rFonts w:asciiTheme="majorBidi" w:hAnsiTheme="majorBidi" w:cstheme="majorBidi"/>
          <w:sz w:val="24"/>
          <w:szCs w:val="24"/>
        </w:rPr>
        <w:t xml:space="preserve"> 2007</w:t>
      </w:r>
      <w:ins w:id="16" w:author="Brian Mapes" w:date="2018-06-18T22:49:00Z">
        <w:r w:rsidR="006701BF">
          <w:rPr>
            <w:rFonts w:asciiTheme="majorBidi" w:hAnsiTheme="majorBidi" w:cstheme="majorBidi"/>
            <w:sz w:val="24"/>
            <w:szCs w:val="24"/>
          </w:rPr>
          <w:t xml:space="preserve">, </w:t>
        </w:r>
        <w:proofErr w:type="spellStart"/>
        <w:r w:rsidR="006701BF">
          <w:rPr>
            <w:rFonts w:asciiTheme="majorBidi" w:hAnsiTheme="majorBidi" w:cstheme="majorBidi"/>
            <w:sz w:val="24"/>
            <w:szCs w:val="24"/>
          </w:rPr>
          <w:t>K</w:t>
        </w:r>
      </w:ins>
      <w:del w:id="17" w:author="Brian Mapes" w:date="2018-06-18T22:49:00Z">
        <w:r w:rsidR="004C7942" w:rsidRPr="009F0FA9" w:rsidDel="006701BF">
          <w:rPr>
            <w:rFonts w:asciiTheme="majorBidi" w:hAnsiTheme="majorBidi" w:cstheme="majorBidi"/>
            <w:sz w:val="24"/>
            <w:szCs w:val="24"/>
          </w:rPr>
          <w:delText xml:space="preserve"> k</w:delText>
        </w:r>
      </w:del>
      <w:r w:rsidR="004C7942" w:rsidRPr="009F0FA9">
        <w:rPr>
          <w:rFonts w:asciiTheme="majorBidi" w:hAnsiTheme="majorBidi" w:cstheme="majorBidi"/>
          <w:sz w:val="24"/>
          <w:szCs w:val="24"/>
        </w:rPr>
        <w:t>nippertz</w:t>
      </w:r>
      <w:proofErr w:type="spellEnd"/>
      <w:r w:rsidR="004C7942" w:rsidRPr="009F0FA9">
        <w:rPr>
          <w:rFonts w:asciiTheme="majorBidi" w:hAnsiTheme="majorBidi" w:cstheme="majorBidi"/>
          <w:sz w:val="24"/>
          <w:szCs w:val="24"/>
        </w:rPr>
        <w:t xml:space="preserve"> et al 2013)</w:t>
      </w:r>
      <w:r w:rsidR="00B11F93">
        <w:rPr>
          <w:rFonts w:asciiTheme="majorBidi" w:hAnsiTheme="majorBidi" w:cstheme="majorBidi"/>
          <w:sz w:val="24"/>
          <w:szCs w:val="24"/>
        </w:rPr>
        <w:t>.</w:t>
      </w:r>
      <w:r w:rsidR="0027780B" w:rsidRPr="009F0FA9">
        <w:rPr>
          <w:rFonts w:asciiTheme="majorBidi" w:hAnsiTheme="majorBidi" w:cstheme="majorBidi"/>
          <w:sz w:val="24"/>
          <w:szCs w:val="24"/>
        </w:rPr>
        <w:t xml:space="preserve"> </w:t>
      </w:r>
      <w:r w:rsidR="00710EDF" w:rsidRPr="009F0FA9">
        <w:rPr>
          <w:rFonts w:asciiTheme="majorBidi" w:hAnsiTheme="majorBidi" w:cstheme="majorBidi"/>
          <w:sz w:val="24"/>
          <w:szCs w:val="24"/>
        </w:rPr>
        <w:t>Sporadically patterns of sources and sinks</w:t>
      </w:r>
      <w:r w:rsidR="0027780B" w:rsidRPr="009F0FA9">
        <w:rPr>
          <w:rFonts w:asciiTheme="majorBidi" w:hAnsiTheme="majorBidi" w:cstheme="majorBidi"/>
          <w:sz w:val="24"/>
          <w:szCs w:val="24"/>
        </w:rPr>
        <w:t xml:space="preserve"> and bimodality </w:t>
      </w:r>
      <w:r w:rsidR="004E7082" w:rsidRPr="009F0FA9">
        <w:rPr>
          <w:rFonts w:asciiTheme="majorBidi" w:hAnsiTheme="majorBidi" w:cstheme="majorBidi"/>
          <w:sz w:val="24"/>
          <w:szCs w:val="24"/>
        </w:rPr>
        <w:t xml:space="preserve">behavior of tropical water vapor </w:t>
      </w:r>
      <w:r w:rsidR="0027780B" w:rsidRPr="009F0FA9">
        <w:rPr>
          <w:rFonts w:asciiTheme="majorBidi" w:hAnsiTheme="majorBidi" w:cstheme="majorBidi"/>
          <w:sz w:val="24"/>
          <w:szCs w:val="24"/>
        </w:rPr>
        <w:t>(Mapes et al. 20</w:t>
      </w:r>
      <w:r w:rsidR="004E7082" w:rsidRPr="009F0FA9">
        <w:rPr>
          <w:rFonts w:asciiTheme="majorBidi" w:hAnsiTheme="majorBidi" w:cstheme="majorBidi"/>
          <w:sz w:val="24"/>
          <w:szCs w:val="24"/>
        </w:rPr>
        <w:t>01</w:t>
      </w:r>
      <w:r w:rsidR="0027780B" w:rsidRPr="009F0FA9">
        <w:rPr>
          <w:rFonts w:asciiTheme="majorBidi" w:hAnsiTheme="majorBidi" w:cstheme="majorBidi"/>
          <w:sz w:val="24"/>
          <w:szCs w:val="24"/>
        </w:rPr>
        <w:t xml:space="preserve">, </w:t>
      </w:r>
      <w:r w:rsidR="004E7082" w:rsidRPr="009F0FA9">
        <w:rPr>
          <w:rFonts w:asciiTheme="majorBidi" w:hAnsiTheme="majorBidi" w:cstheme="majorBidi"/>
          <w:sz w:val="24"/>
          <w:szCs w:val="24"/>
        </w:rPr>
        <w:t>Zhang et al. 2003</w:t>
      </w:r>
      <w:r w:rsidR="0085690F" w:rsidRPr="009F0FA9">
        <w:rPr>
          <w:rFonts w:asciiTheme="majorBidi" w:hAnsiTheme="majorBidi" w:cstheme="majorBidi"/>
          <w:sz w:val="24"/>
          <w:szCs w:val="24"/>
        </w:rPr>
        <w:t>, Mapes et al 2018</w:t>
      </w:r>
      <w:r w:rsidR="0027780B" w:rsidRPr="009F0FA9">
        <w:rPr>
          <w:rFonts w:asciiTheme="majorBidi" w:hAnsiTheme="majorBidi" w:cstheme="majorBidi"/>
          <w:sz w:val="24"/>
          <w:szCs w:val="24"/>
        </w:rPr>
        <w:t xml:space="preserve">) </w:t>
      </w:r>
      <w:r w:rsidR="004E7082" w:rsidRPr="009F0FA9">
        <w:rPr>
          <w:rFonts w:asciiTheme="majorBidi" w:hAnsiTheme="majorBidi" w:cstheme="majorBidi"/>
          <w:sz w:val="24"/>
          <w:szCs w:val="24"/>
        </w:rPr>
        <w:t xml:space="preserve">complicates their </w:t>
      </w:r>
      <w:proofErr w:type="spellStart"/>
      <w:r w:rsidR="00B11F93" w:rsidRPr="009F0FA9">
        <w:rPr>
          <w:rFonts w:asciiTheme="majorBidi" w:hAnsiTheme="majorBidi" w:cstheme="majorBidi"/>
          <w:sz w:val="24"/>
          <w:szCs w:val="24"/>
        </w:rPr>
        <w:t>thermo</w:t>
      </w:r>
      <w:del w:id="18" w:author="Brian Mapes" w:date="2018-06-18T22:49:00Z">
        <w:r w:rsidR="00B11F93" w:rsidRPr="009F0FA9" w:rsidDel="006701BF">
          <w:rPr>
            <w:rFonts w:asciiTheme="majorBidi" w:hAnsiTheme="majorBidi" w:cstheme="majorBidi"/>
            <w:sz w:val="24"/>
            <w:szCs w:val="24"/>
          </w:rPr>
          <w:delText xml:space="preserve"> </w:delText>
        </w:r>
      </w:del>
      <w:r w:rsidR="00E369C5" w:rsidRPr="009F0FA9">
        <w:rPr>
          <w:rFonts w:asciiTheme="majorBidi" w:hAnsiTheme="majorBidi" w:cstheme="majorBidi"/>
          <w:sz w:val="24"/>
          <w:szCs w:val="24"/>
        </w:rPr>
        <w:t>dynamical</w:t>
      </w:r>
      <w:proofErr w:type="spellEnd"/>
      <w:r w:rsidR="00E369C5" w:rsidRPr="009F0FA9">
        <w:rPr>
          <w:rFonts w:asciiTheme="majorBidi" w:hAnsiTheme="majorBidi" w:cstheme="majorBidi"/>
          <w:sz w:val="24"/>
          <w:szCs w:val="24"/>
        </w:rPr>
        <w:t xml:space="preserve"> budget</w:t>
      </w:r>
      <w:r w:rsidR="004E7082" w:rsidRPr="009F0FA9">
        <w:rPr>
          <w:rFonts w:asciiTheme="majorBidi" w:hAnsiTheme="majorBidi" w:cstheme="majorBidi"/>
          <w:sz w:val="24"/>
          <w:szCs w:val="24"/>
        </w:rPr>
        <w:t xml:space="preserve"> estimation</w:t>
      </w:r>
      <w:r w:rsidR="00CE61E6" w:rsidRPr="009F0FA9">
        <w:rPr>
          <w:rFonts w:asciiTheme="majorBidi" w:hAnsiTheme="majorBidi" w:cstheme="majorBidi"/>
          <w:sz w:val="24"/>
          <w:szCs w:val="24"/>
        </w:rPr>
        <w:t>. Many studies</w:t>
      </w:r>
      <w:ins w:id="19" w:author="Brian Mapes" w:date="2018-06-18T22:49:00Z">
        <w:r w:rsidR="006701BF">
          <w:rPr>
            <w:rFonts w:asciiTheme="majorBidi" w:hAnsiTheme="majorBidi" w:cstheme="majorBidi"/>
            <w:sz w:val="24"/>
            <w:szCs w:val="24"/>
          </w:rPr>
          <w:t xml:space="preserve"> </w:t>
        </w:r>
      </w:ins>
      <w:del w:id="20" w:author="Brian Mapes" w:date="2018-06-18T22:49:00Z">
        <w:r w:rsidR="00CE61E6" w:rsidRPr="009F0FA9" w:rsidDel="006701BF">
          <w:rPr>
            <w:rFonts w:asciiTheme="majorBidi" w:hAnsiTheme="majorBidi" w:cstheme="majorBidi"/>
            <w:sz w:val="24"/>
            <w:szCs w:val="24"/>
          </w:rPr>
          <w:lastRenderedPageBreak/>
          <w:delText xml:space="preserve">, </w:delText>
        </w:r>
      </w:del>
      <w:r w:rsidR="00CE61E6" w:rsidRPr="009F0FA9">
        <w:rPr>
          <w:rFonts w:asciiTheme="majorBidi" w:hAnsiTheme="majorBidi" w:cstheme="majorBidi"/>
          <w:sz w:val="24"/>
          <w:szCs w:val="24"/>
        </w:rPr>
        <w:t>tried to address this issue by decomposition of th</w:t>
      </w:r>
      <w:ins w:id="21" w:author="Brian Mapes" w:date="2018-06-18T22:49:00Z">
        <w:r w:rsidR="006701BF">
          <w:rPr>
            <w:rFonts w:asciiTheme="majorBidi" w:hAnsiTheme="majorBidi" w:cstheme="majorBidi"/>
            <w:sz w:val="24"/>
            <w:szCs w:val="24"/>
          </w:rPr>
          <w:t>e</w:t>
        </w:r>
      </w:ins>
      <w:del w:id="22" w:author="Brian Mapes" w:date="2018-06-18T22:49:00Z">
        <w:r w:rsidR="00CE61E6" w:rsidRPr="009F0FA9" w:rsidDel="006701BF">
          <w:rPr>
            <w:rFonts w:asciiTheme="majorBidi" w:hAnsiTheme="majorBidi" w:cstheme="majorBidi"/>
            <w:sz w:val="24"/>
            <w:szCs w:val="24"/>
          </w:rPr>
          <w:delText>is</w:delText>
        </w:r>
      </w:del>
      <w:r w:rsidR="00CE61E6" w:rsidRPr="009F0FA9">
        <w:rPr>
          <w:rFonts w:asciiTheme="majorBidi" w:hAnsiTheme="majorBidi" w:cstheme="majorBidi"/>
          <w:sz w:val="24"/>
          <w:szCs w:val="24"/>
        </w:rPr>
        <w:t xml:space="preserve"> </w:t>
      </w:r>
      <w:ins w:id="23" w:author="Brian Mapes" w:date="2018-06-18T22:49:00Z">
        <w:r w:rsidR="006701BF">
          <w:rPr>
            <w:rFonts w:asciiTheme="majorBidi" w:hAnsiTheme="majorBidi" w:cstheme="majorBidi"/>
            <w:sz w:val="24"/>
            <w:szCs w:val="24"/>
          </w:rPr>
          <w:t xml:space="preserve">local </w:t>
        </w:r>
      </w:ins>
      <w:r w:rsidR="00CE61E6" w:rsidRPr="009F0FA9">
        <w:rPr>
          <w:rFonts w:asciiTheme="majorBidi" w:hAnsiTheme="majorBidi" w:cstheme="majorBidi"/>
          <w:sz w:val="24"/>
          <w:szCs w:val="24"/>
        </w:rPr>
        <w:t xml:space="preserve">budget in its terms and explore water vapor </w:t>
      </w:r>
      <w:proofErr w:type="spellStart"/>
      <w:r w:rsidR="00CE61E6" w:rsidRPr="009F0FA9">
        <w:rPr>
          <w:rFonts w:asciiTheme="majorBidi" w:hAnsiTheme="majorBidi" w:cstheme="majorBidi"/>
          <w:sz w:val="24"/>
          <w:szCs w:val="24"/>
        </w:rPr>
        <w:t>Eulerian</w:t>
      </w:r>
      <w:proofErr w:type="spellEnd"/>
      <w:r w:rsidR="00CE61E6" w:rsidRPr="009F0FA9">
        <w:rPr>
          <w:rFonts w:asciiTheme="majorBidi" w:hAnsiTheme="majorBidi" w:cstheme="majorBidi"/>
          <w:sz w:val="24"/>
          <w:szCs w:val="24"/>
        </w:rPr>
        <w:t xml:space="preserve"> dynamics</w:t>
      </w:r>
      <w:ins w:id="24" w:author="Brian Mapes" w:date="2018-06-18T22:49:00Z">
        <w:r w:rsidR="006701BF">
          <w:rPr>
            <w:rFonts w:asciiTheme="majorBidi" w:hAnsiTheme="majorBidi" w:cstheme="majorBidi"/>
            <w:sz w:val="24"/>
            <w:szCs w:val="24"/>
          </w:rPr>
          <w:t xml:space="preserve"> </w:t>
        </w:r>
      </w:ins>
      <w:r w:rsidR="001D46C0" w:rsidRPr="009F0FA9">
        <w:rPr>
          <w:rFonts w:asciiTheme="majorBidi" w:hAnsiTheme="majorBidi" w:cstheme="majorBidi"/>
          <w:sz w:val="24"/>
          <w:szCs w:val="24"/>
        </w:rPr>
        <w:t xml:space="preserve">(e.g., Maloney 2009; Hannah and Maloney 2011; </w:t>
      </w:r>
      <w:proofErr w:type="spellStart"/>
      <w:r w:rsidR="001D46C0" w:rsidRPr="009F0FA9">
        <w:rPr>
          <w:rFonts w:asciiTheme="majorBidi" w:hAnsiTheme="majorBidi" w:cstheme="majorBidi"/>
          <w:sz w:val="24"/>
          <w:szCs w:val="24"/>
        </w:rPr>
        <w:t>Kiranmayi</w:t>
      </w:r>
      <w:proofErr w:type="spellEnd"/>
      <w:r w:rsidR="001D46C0" w:rsidRPr="009F0FA9">
        <w:rPr>
          <w:rFonts w:asciiTheme="majorBidi" w:hAnsiTheme="majorBidi" w:cstheme="majorBidi"/>
          <w:sz w:val="24"/>
          <w:szCs w:val="24"/>
        </w:rPr>
        <w:t xml:space="preserve"> and Maloney 2011; </w:t>
      </w:r>
      <w:proofErr w:type="spellStart"/>
      <w:r w:rsidR="001D46C0" w:rsidRPr="009F0FA9">
        <w:rPr>
          <w:rFonts w:asciiTheme="majorBidi" w:hAnsiTheme="majorBidi" w:cstheme="majorBidi"/>
          <w:sz w:val="24"/>
          <w:szCs w:val="24"/>
        </w:rPr>
        <w:t>Cai</w:t>
      </w:r>
      <w:proofErr w:type="spellEnd"/>
      <w:r w:rsidR="001D46C0" w:rsidRPr="009F0FA9">
        <w:rPr>
          <w:rFonts w:asciiTheme="majorBidi" w:hAnsiTheme="majorBidi" w:cstheme="majorBidi"/>
          <w:sz w:val="24"/>
          <w:szCs w:val="24"/>
        </w:rPr>
        <w:t xml:space="preserve"> et al. 2013; Hannah and Maloney 2014; </w:t>
      </w:r>
      <w:proofErr w:type="spellStart"/>
      <w:r w:rsidR="001D46C0" w:rsidRPr="009F0FA9">
        <w:rPr>
          <w:rFonts w:asciiTheme="majorBidi" w:hAnsiTheme="majorBidi" w:cstheme="majorBidi"/>
          <w:sz w:val="24"/>
          <w:szCs w:val="24"/>
        </w:rPr>
        <w:t>Masunaga</w:t>
      </w:r>
      <w:proofErr w:type="spellEnd"/>
      <w:r w:rsidR="001D46C0" w:rsidRPr="009F0FA9">
        <w:rPr>
          <w:rFonts w:asciiTheme="majorBidi" w:hAnsiTheme="majorBidi" w:cstheme="majorBidi"/>
          <w:sz w:val="24"/>
          <w:szCs w:val="24"/>
        </w:rPr>
        <w:t xml:space="preserve"> and </w:t>
      </w:r>
      <w:proofErr w:type="spellStart"/>
      <w:r w:rsidR="001D46C0" w:rsidRPr="009F0FA9">
        <w:rPr>
          <w:rFonts w:asciiTheme="majorBidi" w:hAnsiTheme="majorBidi" w:cstheme="majorBidi"/>
          <w:sz w:val="24"/>
          <w:szCs w:val="24"/>
        </w:rPr>
        <w:t>L’Ecuyer</w:t>
      </w:r>
      <w:proofErr w:type="spellEnd"/>
      <w:r w:rsidR="001D46C0" w:rsidRPr="009F0FA9">
        <w:rPr>
          <w:rFonts w:asciiTheme="majorBidi" w:hAnsiTheme="majorBidi" w:cstheme="majorBidi"/>
          <w:sz w:val="24"/>
          <w:szCs w:val="24"/>
        </w:rPr>
        <w:t xml:space="preserve"> 2014).</w:t>
      </w:r>
      <w:r w:rsidR="00CE61E6" w:rsidRPr="009F0FA9">
        <w:rPr>
          <w:rFonts w:asciiTheme="majorBidi" w:hAnsiTheme="majorBidi" w:cstheme="majorBidi"/>
          <w:sz w:val="24"/>
          <w:szCs w:val="24"/>
        </w:rPr>
        <w:t xml:space="preserve"> But </w:t>
      </w:r>
      <w:del w:id="25" w:author="Brian Mapes" w:date="2018-06-18T22:50:00Z">
        <w:r w:rsidR="00CE61E6" w:rsidRPr="009F0FA9" w:rsidDel="006701BF">
          <w:rPr>
            <w:rFonts w:asciiTheme="majorBidi" w:hAnsiTheme="majorBidi" w:cstheme="majorBidi"/>
            <w:sz w:val="24"/>
            <w:szCs w:val="24"/>
          </w:rPr>
          <w:delText>as far</w:delText>
        </w:r>
        <w:r w:rsidR="00B84EA6" w:rsidRPr="009F0FA9" w:rsidDel="006701BF">
          <w:rPr>
            <w:rFonts w:asciiTheme="majorBidi" w:hAnsiTheme="majorBidi" w:cstheme="majorBidi"/>
            <w:sz w:val="24"/>
            <w:szCs w:val="24"/>
          </w:rPr>
          <w:delText>,</w:delText>
        </w:r>
        <w:r w:rsidR="00CE61E6" w:rsidRPr="009F0FA9" w:rsidDel="006701BF">
          <w:rPr>
            <w:rFonts w:asciiTheme="majorBidi" w:hAnsiTheme="majorBidi" w:cstheme="majorBidi"/>
            <w:sz w:val="24"/>
            <w:szCs w:val="24"/>
          </w:rPr>
          <w:delText xml:space="preserve"> we shall see each</w:delText>
        </w:r>
        <w:r w:rsidR="00B11F93" w:rsidDel="006701BF">
          <w:rPr>
            <w:rFonts w:asciiTheme="majorBidi" w:hAnsiTheme="majorBidi" w:cstheme="majorBidi"/>
            <w:sz w:val="24"/>
            <w:szCs w:val="24"/>
          </w:rPr>
          <w:delText xml:space="preserve"> </w:delText>
        </w:r>
        <w:r w:rsidR="00CE61E6" w:rsidRPr="009F0FA9" w:rsidDel="006701BF">
          <w:rPr>
            <w:rFonts w:asciiTheme="majorBidi" w:hAnsiTheme="majorBidi" w:cstheme="majorBidi"/>
            <w:sz w:val="24"/>
            <w:szCs w:val="24"/>
          </w:rPr>
          <w:delText>varia</w:delText>
        </w:r>
        <w:r w:rsidR="00B11F93" w:rsidDel="006701BF">
          <w:rPr>
            <w:rFonts w:asciiTheme="majorBidi" w:hAnsiTheme="majorBidi" w:cstheme="majorBidi"/>
            <w:sz w:val="24"/>
            <w:szCs w:val="24"/>
          </w:rPr>
          <w:delText xml:space="preserve">ble in </w:delText>
        </w:r>
      </w:del>
      <w:r w:rsidR="00B11F93">
        <w:rPr>
          <w:rFonts w:asciiTheme="majorBidi" w:hAnsiTheme="majorBidi" w:cstheme="majorBidi"/>
          <w:sz w:val="24"/>
          <w:szCs w:val="24"/>
        </w:rPr>
        <w:t>that budget</w:t>
      </w:r>
      <w:ins w:id="26" w:author="Brian Mapes" w:date="2018-06-18T22:50:00Z">
        <w:r w:rsidR="006701BF">
          <w:rPr>
            <w:rFonts w:asciiTheme="majorBidi" w:hAnsiTheme="majorBidi" w:cstheme="majorBidi"/>
            <w:sz w:val="24"/>
            <w:szCs w:val="24"/>
          </w:rPr>
          <w:t xml:space="preserve"> is dominated by </w:t>
        </w:r>
        <w:proofErr w:type="spellStart"/>
        <w:r w:rsidR="006701BF">
          <w:rPr>
            <w:rFonts w:asciiTheme="majorBidi" w:hAnsiTheme="majorBidi" w:cstheme="majorBidi"/>
            <w:sz w:val="24"/>
            <w:szCs w:val="24"/>
          </w:rPr>
          <w:t>advective</w:t>
        </w:r>
        <w:proofErr w:type="spellEnd"/>
        <w:r w:rsidR="006701BF">
          <w:rPr>
            <w:rFonts w:asciiTheme="majorBidi" w:hAnsiTheme="majorBidi" w:cstheme="majorBidi"/>
            <w:sz w:val="24"/>
            <w:szCs w:val="24"/>
          </w:rPr>
          <w:t xml:space="preserve"> </w:t>
        </w:r>
        <w:proofErr w:type="gramStart"/>
        <w:r w:rsidR="006701BF">
          <w:rPr>
            <w:rFonts w:asciiTheme="majorBidi" w:hAnsiTheme="majorBidi" w:cstheme="majorBidi"/>
            <w:sz w:val="24"/>
            <w:szCs w:val="24"/>
          </w:rPr>
          <w:t>tendencies which</w:t>
        </w:r>
        <w:proofErr w:type="gramEnd"/>
        <w:r w:rsidR="006701BF">
          <w:rPr>
            <w:rFonts w:asciiTheme="majorBidi" w:hAnsiTheme="majorBidi" w:cstheme="majorBidi"/>
            <w:sz w:val="24"/>
            <w:szCs w:val="24"/>
          </w:rPr>
          <w:t xml:space="preserve"> vary from place to place</w:t>
        </w:r>
      </w:ins>
      <w:del w:id="27" w:author="Brian Mapes" w:date="2018-06-18T22:50:00Z">
        <w:r w:rsidR="00B11F93" w:rsidDel="006701BF">
          <w:rPr>
            <w:rFonts w:asciiTheme="majorBidi" w:hAnsiTheme="majorBidi" w:cstheme="majorBidi"/>
            <w:sz w:val="24"/>
            <w:szCs w:val="24"/>
          </w:rPr>
          <w:delText>,</w:delText>
        </w:r>
        <w:r w:rsidR="00CE61E6" w:rsidRPr="009F0FA9" w:rsidDel="006701BF">
          <w:rPr>
            <w:rFonts w:asciiTheme="majorBidi" w:hAnsiTheme="majorBidi" w:cstheme="majorBidi"/>
            <w:sz w:val="24"/>
            <w:szCs w:val="24"/>
          </w:rPr>
          <w:delText xml:space="preserve"> </w:delText>
        </w:r>
        <w:r w:rsidR="00B11F93" w:rsidDel="006701BF">
          <w:rPr>
            <w:rFonts w:asciiTheme="majorBidi" w:hAnsiTheme="majorBidi" w:cstheme="majorBidi"/>
            <w:sz w:val="24"/>
            <w:szCs w:val="24"/>
          </w:rPr>
          <w:delText>is</w:delText>
        </w:r>
      </w:del>
      <w:ins w:id="28" w:author="Brian Mapes" w:date="2018-06-18T22:51:00Z">
        <w:r w:rsidR="006701BF">
          <w:rPr>
            <w:rFonts w:asciiTheme="majorBidi" w:hAnsiTheme="majorBidi" w:cstheme="majorBidi"/>
            <w:sz w:val="24"/>
            <w:szCs w:val="24"/>
          </w:rPr>
          <w:t xml:space="preserve">, </w:t>
        </w:r>
      </w:ins>
      <w:del w:id="29" w:author="Brian Mapes" w:date="2018-06-18T22:51:00Z">
        <w:r w:rsidR="00B11F93" w:rsidDel="006701BF">
          <w:rPr>
            <w:rFonts w:asciiTheme="majorBidi" w:hAnsiTheme="majorBidi" w:cstheme="majorBidi"/>
            <w:sz w:val="24"/>
            <w:szCs w:val="24"/>
          </w:rPr>
          <w:delText xml:space="preserve"> prone to errors</w:delText>
        </w:r>
        <w:r w:rsidR="00CE61E6" w:rsidRPr="009F0FA9" w:rsidDel="006701BF">
          <w:rPr>
            <w:rFonts w:asciiTheme="majorBidi" w:hAnsiTheme="majorBidi" w:cstheme="majorBidi"/>
            <w:sz w:val="24"/>
            <w:szCs w:val="24"/>
          </w:rPr>
          <w:delText xml:space="preserve"> </w:delText>
        </w:r>
      </w:del>
      <w:r w:rsidR="00CE61E6" w:rsidRPr="009F0FA9">
        <w:rPr>
          <w:rFonts w:asciiTheme="majorBidi" w:hAnsiTheme="majorBidi" w:cstheme="majorBidi"/>
          <w:sz w:val="24"/>
          <w:szCs w:val="24"/>
        </w:rPr>
        <w:t xml:space="preserve">rendering it difficult to achieve a </w:t>
      </w:r>
      <w:r w:rsidR="00B11F93" w:rsidRPr="009F0FA9">
        <w:rPr>
          <w:rFonts w:asciiTheme="majorBidi" w:hAnsiTheme="majorBidi" w:cstheme="majorBidi"/>
          <w:sz w:val="24"/>
          <w:szCs w:val="24"/>
        </w:rPr>
        <w:t>satisfying</w:t>
      </w:r>
      <w:r w:rsidR="00CE61E6" w:rsidRPr="009F0FA9">
        <w:rPr>
          <w:rFonts w:asciiTheme="majorBidi" w:hAnsiTheme="majorBidi" w:cstheme="majorBidi"/>
          <w:sz w:val="24"/>
          <w:szCs w:val="24"/>
        </w:rPr>
        <w:t xml:space="preserve"> </w:t>
      </w:r>
      <w:r w:rsidR="0085690F" w:rsidRPr="009F0FA9">
        <w:rPr>
          <w:rFonts w:asciiTheme="majorBidi" w:hAnsiTheme="majorBidi" w:cstheme="majorBidi"/>
          <w:sz w:val="24"/>
          <w:szCs w:val="24"/>
        </w:rPr>
        <w:t>result</w:t>
      </w:r>
      <w:ins w:id="30" w:author="Brian Mapes" w:date="2018-06-18T22:51:00Z">
        <w:r w:rsidR="006701BF">
          <w:rPr>
            <w:rFonts w:asciiTheme="majorBidi" w:hAnsiTheme="majorBidi" w:cstheme="majorBidi"/>
            <w:sz w:val="24"/>
            <w:szCs w:val="24"/>
          </w:rPr>
          <w:t xml:space="preserve"> about more spatially universal physical processes</w:t>
        </w:r>
      </w:ins>
      <w:r w:rsidR="001A535E" w:rsidRPr="009F0FA9">
        <w:rPr>
          <w:rFonts w:asciiTheme="majorBidi" w:hAnsiTheme="majorBidi" w:cstheme="majorBidi"/>
          <w:sz w:val="24"/>
          <w:szCs w:val="24"/>
        </w:rPr>
        <w:t xml:space="preserve">. One of these issues rises from </w:t>
      </w:r>
      <w:r w:rsidR="001D46C0" w:rsidRPr="009F0FA9">
        <w:rPr>
          <w:rFonts w:asciiTheme="majorBidi" w:hAnsiTheme="majorBidi" w:cstheme="majorBidi"/>
          <w:sz w:val="24"/>
          <w:szCs w:val="24"/>
        </w:rPr>
        <w:t>their vertical</w:t>
      </w:r>
      <w:r w:rsidR="0085690F" w:rsidRPr="009F0FA9">
        <w:rPr>
          <w:rFonts w:asciiTheme="majorBidi" w:hAnsiTheme="majorBidi" w:cstheme="majorBidi"/>
          <w:sz w:val="24"/>
          <w:szCs w:val="24"/>
        </w:rPr>
        <w:t xml:space="preserve"> var</w:t>
      </w:r>
      <w:r w:rsidR="001D46C0" w:rsidRPr="009F0FA9">
        <w:rPr>
          <w:rFonts w:asciiTheme="majorBidi" w:hAnsiTheme="majorBidi" w:cstheme="majorBidi"/>
          <w:sz w:val="24"/>
          <w:szCs w:val="24"/>
        </w:rPr>
        <w:t>iation and other</w:t>
      </w:r>
      <w:r w:rsidR="0085690F" w:rsidRPr="009F0FA9">
        <w:rPr>
          <w:rFonts w:asciiTheme="majorBidi" w:hAnsiTheme="majorBidi" w:cstheme="majorBidi"/>
          <w:sz w:val="24"/>
          <w:szCs w:val="24"/>
        </w:rPr>
        <w:t>, from</w:t>
      </w:r>
      <w:r w:rsidR="001A535E" w:rsidRPr="009F0FA9">
        <w:rPr>
          <w:rFonts w:asciiTheme="majorBidi" w:hAnsiTheme="majorBidi" w:cstheme="majorBidi"/>
          <w:sz w:val="24"/>
          <w:szCs w:val="24"/>
        </w:rPr>
        <w:t xml:space="preserve"> </w:t>
      </w:r>
      <w:r w:rsidR="000240AD" w:rsidRPr="009F0FA9">
        <w:rPr>
          <w:rFonts w:asciiTheme="majorBidi" w:hAnsiTheme="majorBidi" w:cstheme="majorBidi"/>
          <w:sz w:val="24"/>
          <w:szCs w:val="24"/>
        </w:rPr>
        <w:t xml:space="preserve">lack of </w:t>
      </w:r>
      <w:r w:rsidR="001D46C0" w:rsidRPr="009F0FA9">
        <w:rPr>
          <w:rFonts w:asciiTheme="majorBidi" w:hAnsiTheme="majorBidi" w:cstheme="majorBidi"/>
          <w:sz w:val="24"/>
          <w:szCs w:val="24"/>
        </w:rPr>
        <w:t xml:space="preserve">a </w:t>
      </w:r>
      <w:r w:rsidR="000240AD" w:rsidRPr="009F0FA9">
        <w:rPr>
          <w:rFonts w:asciiTheme="majorBidi" w:hAnsiTheme="majorBidi" w:cstheme="majorBidi"/>
          <w:sz w:val="24"/>
          <w:szCs w:val="24"/>
        </w:rPr>
        <w:t>lucid</w:t>
      </w:r>
      <w:r w:rsidR="001A535E" w:rsidRPr="009F0FA9">
        <w:rPr>
          <w:rFonts w:asciiTheme="majorBidi" w:hAnsiTheme="majorBidi" w:cstheme="majorBidi"/>
          <w:sz w:val="24"/>
          <w:szCs w:val="24"/>
        </w:rPr>
        <w:t xml:space="preserve"> </w:t>
      </w:r>
      <w:proofErr w:type="spellStart"/>
      <w:r w:rsidR="001A535E" w:rsidRPr="009F0FA9">
        <w:rPr>
          <w:rFonts w:asciiTheme="majorBidi" w:hAnsiTheme="majorBidi" w:cstheme="majorBidi"/>
          <w:sz w:val="24"/>
          <w:szCs w:val="24"/>
        </w:rPr>
        <w:t>spatio</w:t>
      </w:r>
      <w:proofErr w:type="spellEnd"/>
      <w:r w:rsidR="001A535E" w:rsidRPr="009F0FA9">
        <w:rPr>
          <w:rFonts w:asciiTheme="majorBidi" w:hAnsiTheme="majorBidi" w:cstheme="majorBidi"/>
          <w:sz w:val="24"/>
          <w:szCs w:val="24"/>
        </w:rPr>
        <w:t xml:space="preserve"> temporal</w:t>
      </w:r>
      <w:r w:rsidR="000240AD" w:rsidRPr="009F0FA9">
        <w:rPr>
          <w:rFonts w:asciiTheme="majorBidi" w:hAnsiTheme="majorBidi" w:cstheme="majorBidi"/>
          <w:sz w:val="24"/>
          <w:szCs w:val="24"/>
        </w:rPr>
        <w:t xml:space="preserve"> satellite observations</w:t>
      </w:r>
      <w:r w:rsidRPr="009F0FA9">
        <w:rPr>
          <w:rFonts w:asciiTheme="majorBidi" w:hAnsiTheme="majorBidi" w:cstheme="majorBidi"/>
          <w:sz w:val="24"/>
          <w:szCs w:val="24"/>
        </w:rPr>
        <w:t>.</w:t>
      </w:r>
    </w:p>
    <w:p w14:paraId="5B0B24AE" w14:textId="03F124D9" w:rsidR="00555F2B" w:rsidRPr="009F0FA9" w:rsidRDefault="001A535E" w:rsidP="00750411">
      <w:pPr>
        <w:autoSpaceDE w:val="0"/>
        <w:autoSpaceDN w:val="0"/>
        <w:adjustRightInd w:val="0"/>
        <w:spacing w:after="0" w:line="276" w:lineRule="auto"/>
        <w:jc w:val="both"/>
        <w:rPr>
          <w:rFonts w:asciiTheme="majorBidi" w:hAnsiTheme="majorBidi" w:cstheme="majorBidi"/>
          <w:sz w:val="24"/>
          <w:szCs w:val="24"/>
        </w:rPr>
      </w:pPr>
      <w:r w:rsidRPr="009F0FA9">
        <w:rPr>
          <w:rFonts w:asciiTheme="majorBidi" w:hAnsiTheme="majorBidi" w:cstheme="majorBidi"/>
          <w:sz w:val="24"/>
          <w:szCs w:val="24"/>
        </w:rPr>
        <w:t xml:space="preserve"> </w:t>
      </w:r>
      <w:ins w:id="31" w:author="Brian Mapes" w:date="2018-06-18T22:51:00Z">
        <w:r w:rsidR="006701BF">
          <w:rPr>
            <w:rFonts w:asciiTheme="majorBidi" w:hAnsiTheme="majorBidi" w:cstheme="majorBidi"/>
            <w:sz w:val="24"/>
            <w:szCs w:val="24"/>
          </w:rPr>
          <w:tab/>
        </w:r>
      </w:ins>
      <w:proofErr w:type="spellStart"/>
      <w:r w:rsidR="00D91391" w:rsidRPr="009F0FA9">
        <w:rPr>
          <w:rFonts w:asciiTheme="majorBidi" w:hAnsiTheme="majorBidi" w:cstheme="majorBidi"/>
          <w:sz w:val="24"/>
          <w:szCs w:val="24"/>
        </w:rPr>
        <w:t>Wimmers</w:t>
      </w:r>
      <w:proofErr w:type="spellEnd"/>
      <w:r w:rsidR="00D91391" w:rsidRPr="009F0FA9">
        <w:rPr>
          <w:rFonts w:asciiTheme="majorBidi" w:hAnsiTheme="majorBidi" w:cstheme="majorBidi"/>
          <w:sz w:val="24"/>
          <w:szCs w:val="24"/>
        </w:rPr>
        <w:t xml:space="preserve"> et al</w:t>
      </w:r>
      <w:ins w:id="32" w:author="Brian Mapes" w:date="2018-06-18T22:52:00Z">
        <w:r w:rsidR="006701BF">
          <w:rPr>
            <w:rFonts w:asciiTheme="majorBidi" w:hAnsiTheme="majorBidi" w:cstheme="majorBidi"/>
            <w:sz w:val="24"/>
            <w:szCs w:val="24"/>
          </w:rPr>
          <w:t xml:space="preserve"> </w:t>
        </w:r>
      </w:ins>
      <w:del w:id="33" w:author="Brian Mapes" w:date="2018-06-18T22:51:00Z">
        <w:r w:rsidR="00D91391" w:rsidRPr="009F0FA9" w:rsidDel="006701BF">
          <w:rPr>
            <w:rFonts w:asciiTheme="majorBidi" w:hAnsiTheme="majorBidi" w:cstheme="majorBidi"/>
            <w:sz w:val="24"/>
            <w:szCs w:val="24"/>
          </w:rPr>
          <w:delText xml:space="preserve"> </w:delText>
        </w:r>
      </w:del>
      <w:r w:rsidR="009F0FA9" w:rsidRPr="009F0FA9">
        <w:rPr>
          <w:rFonts w:asciiTheme="majorBidi" w:hAnsiTheme="majorBidi" w:cstheme="majorBidi"/>
          <w:sz w:val="24"/>
          <w:szCs w:val="24"/>
        </w:rPr>
        <w:t>proposed</w:t>
      </w:r>
      <w:r w:rsidR="000240AD" w:rsidRPr="009F0FA9">
        <w:rPr>
          <w:rFonts w:asciiTheme="majorBidi" w:hAnsiTheme="majorBidi" w:cstheme="majorBidi"/>
          <w:sz w:val="24"/>
          <w:szCs w:val="24"/>
        </w:rPr>
        <w:t xml:space="preserve"> </w:t>
      </w:r>
      <w:r w:rsidR="00D91391" w:rsidRPr="009F0FA9">
        <w:rPr>
          <w:rFonts w:asciiTheme="majorBidi" w:hAnsiTheme="majorBidi" w:cstheme="majorBidi"/>
          <w:sz w:val="24"/>
          <w:szCs w:val="24"/>
        </w:rPr>
        <w:t xml:space="preserve">a morphing model to establish a “seamless” set of data from blended satellite </w:t>
      </w:r>
      <w:r w:rsidR="009F0FA9" w:rsidRPr="009F0FA9">
        <w:rPr>
          <w:rFonts w:asciiTheme="majorBidi" w:hAnsiTheme="majorBidi" w:cstheme="majorBidi"/>
          <w:sz w:val="24"/>
          <w:szCs w:val="24"/>
        </w:rPr>
        <w:t>observations</w:t>
      </w:r>
      <w:r w:rsidR="00D91391" w:rsidRPr="009F0FA9">
        <w:rPr>
          <w:rFonts w:asciiTheme="majorBidi" w:hAnsiTheme="majorBidi" w:cstheme="majorBidi"/>
          <w:sz w:val="24"/>
          <w:szCs w:val="24"/>
        </w:rPr>
        <w:t xml:space="preserve">. Their </w:t>
      </w:r>
      <w:proofErr w:type="gramStart"/>
      <w:r w:rsidR="00D91391" w:rsidRPr="009F0FA9">
        <w:rPr>
          <w:rFonts w:asciiTheme="majorBidi" w:hAnsiTheme="majorBidi" w:cstheme="majorBidi"/>
          <w:sz w:val="24"/>
          <w:szCs w:val="24"/>
        </w:rPr>
        <w:t>method which called MIMIC-TPW</w:t>
      </w:r>
      <w:proofErr w:type="gramEnd"/>
      <w:r w:rsidR="00D91391" w:rsidRPr="009F0FA9">
        <w:rPr>
          <w:rFonts w:asciiTheme="majorBidi" w:hAnsiTheme="majorBidi" w:cstheme="majorBidi"/>
          <w:sz w:val="24"/>
          <w:szCs w:val="24"/>
        </w:rPr>
        <w:t xml:space="preserve"> focused on Total </w:t>
      </w:r>
      <w:proofErr w:type="spellStart"/>
      <w:r w:rsidR="00D91391" w:rsidRPr="009F0FA9">
        <w:rPr>
          <w:rFonts w:asciiTheme="majorBidi" w:hAnsiTheme="majorBidi" w:cstheme="majorBidi"/>
          <w:sz w:val="24"/>
          <w:szCs w:val="24"/>
        </w:rPr>
        <w:t>precip</w:t>
      </w:r>
      <w:ins w:id="34" w:author="Brian Mapes" w:date="2018-06-18T22:52:00Z">
        <w:r w:rsidR="006701BF">
          <w:rPr>
            <w:rFonts w:asciiTheme="majorBidi" w:hAnsiTheme="majorBidi" w:cstheme="majorBidi"/>
            <w:sz w:val="24"/>
            <w:szCs w:val="24"/>
          </w:rPr>
          <w:t>i</w:t>
        </w:r>
      </w:ins>
      <w:del w:id="35" w:author="Brian Mapes" w:date="2018-06-18T22:52:00Z">
        <w:r w:rsidR="00D91391" w:rsidRPr="009F0FA9" w:rsidDel="006701BF">
          <w:rPr>
            <w:rFonts w:asciiTheme="majorBidi" w:hAnsiTheme="majorBidi" w:cstheme="majorBidi"/>
            <w:sz w:val="24"/>
            <w:szCs w:val="24"/>
          </w:rPr>
          <w:delText>a</w:delText>
        </w:r>
      </w:del>
      <w:r w:rsidR="00D91391" w:rsidRPr="009F0FA9">
        <w:rPr>
          <w:rFonts w:asciiTheme="majorBidi" w:hAnsiTheme="majorBidi" w:cstheme="majorBidi"/>
          <w:sz w:val="24"/>
          <w:szCs w:val="24"/>
        </w:rPr>
        <w:t>t</w:t>
      </w:r>
      <w:ins w:id="36" w:author="Brian Mapes" w:date="2018-06-18T22:52:00Z">
        <w:r w:rsidR="006701BF">
          <w:rPr>
            <w:rFonts w:asciiTheme="majorBidi" w:hAnsiTheme="majorBidi" w:cstheme="majorBidi"/>
            <w:sz w:val="24"/>
            <w:szCs w:val="24"/>
          </w:rPr>
          <w:t>a</w:t>
        </w:r>
      </w:ins>
      <w:del w:id="37" w:author="Brian Mapes" w:date="2018-06-18T22:52:00Z">
        <w:r w:rsidR="00D91391" w:rsidRPr="009F0FA9" w:rsidDel="006701BF">
          <w:rPr>
            <w:rFonts w:asciiTheme="majorBidi" w:hAnsiTheme="majorBidi" w:cstheme="majorBidi"/>
            <w:sz w:val="24"/>
            <w:szCs w:val="24"/>
          </w:rPr>
          <w:delText>e</w:delText>
        </w:r>
      </w:del>
      <w:r w:rsidR="00D91391" w:rsidRPr="009F0FA9">
        <w:rPr>
          <w:rFonts w:asciiTheme="majorBidi" w:hAnsiTheme="majorBidi" w:cstheme="majorBidi"/>
          <w:sz w:val="24"/>
          <w:szCs w:val="24"/>
        </w:rPr>
        <w:t>ble</w:t>
      </w:r>
      <w:proofErr w:type="spellEnd"/>
      <w:r w:rsidR="001D46C0" w:rsidRPr="009F0FA9">
        <w:rPr>
          <w:rFonts w:asciiTheme="majorBidi" w:hAnsiTheme="majorBidi" w:cstheme="majorBidi"/>
          <w:sz w:val="24"/>
          <w:szCs w:val="24"/>
        </w:rPr>
        <w:t xml:space="preserve"> water </w:t>
      </w:r>
      <w:r w:rsidR="00B11F93" w:rsidRPr="009F0FA9">
        <w:rPr>
          <w:rFonts w:asciiTheme="majorBidi" w:hAnsiTheme="majorBidi" w:cstheme="majorBidi"/>
          <w:sz w:val="24"/>
          <w:szCs w:val="24"/>
        </w:rPr>
        <w:t xml:space="preserve">vapor. </w:t>
      </w:r>
      <w:r w:rsidR="001D46C0" w:rsidRPr="009F0FA9">
        <w:rPr>
          <w:rFonts w:asciiTheme="majorBidi" w:hAnsiTheme="majorBidi" w:cstheme="majorBidi"/>
          <w:sz w:val="24"/>
          <w:szCs w:val="24"/>
        </w:rPr>
        <w:t>Hannah et al 2016</w:t>
      </w:r>
      <w:r w:rsidR="00D91391" w:rsidRPr="009F0FA9">
        <w:rPr>
          <w:rFonts w:asciiTheme="majorBidi" w:hAnsiTheme="majorBidi" w:cstheme="majorBidi"/>
          <w:sz w:val="24"/>
          <w:szCs w:val="24"/>
        </w:rPr>
        <w:t xml:space="preserve"> </w:t>
      </w:r>
      <w:del w:id="38" w:author="Brian Mapes" w:date="2018-06-18T22:53:00Z">
        <w:r w:rsidR="00B84EA6" w:rsidRPr="009F0FA9" w:rsidDel="006701BF">
          <w:rPr>
            <w:rFonts w:asciiTheme="majorBidi" w:hAnsiTheme="majorBidi" w:cstheme="majorBidi"/>
            <w:sz w:val="24"/>
            <w:szCs w:val="24"/>
          </w:rPr>
          <w:delText>implemented the</w:delText>
        </w:r>
      </w:del>
      <w:ins w:id="39" w:author="Brian Mapes" w:date="2018-06-18T22:53:00Z">
        <w:r w:rsidR="006701BF">
          <w:rPr>
            <w:rFonts w:asciiTheme="majorBidi" w:hAnsiTheme="majorBidi" w:cstheme="majorBidi"/>
            <w:sz w:val="24"/>
            <w:szCs w:val="24"/>
          </w:rPr>
          <w:t>discusses how</w:t>
        </w:r>
      </w:ins>
      <w:r w:rsidR="00B84EA6" w:rsidRPr="009F0FA9">
        <w:rPr>
          <w:rFonts w:asciiTheme="majorBidi" w:hAnsiTheme="majorBidi" w:cstheme="majorBidi"/>
          <w:sz w:val="24"/>
          <w:szCs w:val="24"/>
        </w:rPr>
        <w:t xml:space="preserve"> MIMIC on column water </w:t>
      </w:r>
      <w:r w:rsidR="00B11F93" w:rsidRPr="009F0FA9">
        <w:rPr>
          <w:rFonts w:asciiTheme="majorBidi" w:hAnsiTheme="majorBidi" w:cstheme="majorBidi"/>
          <w:sz w:val="24"/>
          <w:szCs w:val="24"/>
        </w:rPr>
        <w:t>vapor (</w:t>
      </w:r>
      <w:r w:rsidR="00B84EA6" w:rsidRPr="009F0FA9">
        <w:rPr>
          <w:rFonts w:asciiTheme="majorBidi" w:hAnsiTheme="majorBidi" w:cstheme="majorBidi"/>
          <w:sz w:val="24"/>
          <w:szCs w:val="24"/>
        </w:rPr>
        <w:t xml:space="preserve">CWV) </w:t>
      </w:r>
      <w:ins w:id="40" w:author="Brian Mapes" w:date="2018-06-18T22:53:00Z">
        <w:r w:rsidR="006701BF">
          <w:rPr>
            <w:rFonts w:asciiTheme="majorBidi" w:hAnsiTheme="majorBidi" w:cstheme="majorBidi"/>
            <w:sz w:val="24"/>
            <w:szCs w:val="24"/>
          </w:rPr>
          <w:t xml:space="preserve">relates to explicit calculations of </w:t>
        </w:r>
      </w:ins>
      <w:r w:rsidR="00DA0CB0" w:rsidRPr="009F0FA9">
        <w:rPr>
          <w:rFonts w:asciiTheme="majorBidi" w:hAnsiTheme="majorBidi" w:cstheme="majorBidi"/>
          <w:sz w:val="24"/>
          <w:szCs w:val="24"/>
        </w:rPr>
        <w:t>advection</w:t>
      </w:r>
      <w:ins w:id="41" w:author="Brian Mapes" w:date="2018-06-18T22:53:00Z">
        <w:r w:rsidR="006701BF">
          <w:rPr>
            <w:rFonts w:asciiTheme="majorBidi" w:hAnsiTheme="majorBidi" w:cstheme="majorBidi"/>
            <w:sz w:val="24"/>
            <w:szCs w:val="24"/>
          </w:rPr>
          <w:t xml:space="preserve"> in an atmospheric reanalysis</w:t>
        </w:r>
      </w:ins>
      <w:r w:rsidR="00DA0CB0" w:rsidRPr="009F0FA9">
        <w:rPr>
          <w:rFonts w:asciiTheme="majorBidi" w:hAnsiTheme="majorBidi" w:cstheme="majorBidi"/>
          <w:sz w:val="24"/>
          <w:szCs w:val="24"/>
        </w:rPr>
        <w:t>.</w:t>
      </w:r>
      <w:r w:rsidR="00AB62C6" w:rsidRPr="009F0FA9">
        <w:rPr>
          <w:rFonts w:asciiTheme="majorBidi" w:hAnsiTheme="majorBidi" w:cstheme="majorBidi"/>
          <w:sz w:val="24"/>
          <w:szCs w:val="24"/>
        </w:rPr>
        <w:t xml:space="preserve"> They also suggested </w:t>
      </w:r>
      <w:proofErr w:type="gramStart"/>
      <w:r w:rsidR="00AB62C6" w:rsidRPr="009F0FA9">
        <w:rPr>
          <w:rFonts w:asciiTheme="majorBidi" w:hAnsiTheme="majorBidi" w:cstheme="majorBidi"/>
          <w:sz w:val="24"/>
          <w:szCs w:val="24"/>
        </w:rPr>
        <w:t>a</w:t>
      </w:r>
      <w:proofErr w:type="gramEnd"/>
      <w:r w:rsidR="00AB62C6" w:rsidRPr="009F0FA9">
        <w:rPr>
          <w:rFonts w:asciiTheme="majorBidi" w:hAnsiTheme="majorBidi" w:cstheme="majorBidi"/>
          <w:sz w:val="24"/>
          <w:szCs w:val="24"/>
        </w:rPr>
        <w:t xml:space="preserve"> </w:t>
      </w:r>
      <w:proofErr w:type="spellStart"/>
      <w:ins w:id="42" w:author="Brian Mapes" w:date="2018-06-18T22:55:00Z">
        <w:r w:rsidR="006701BF">
          <w:rPr>
            <w:rFonts w:asciiTheme="majorBidi" w:hAnsiTheme="majorBidi" w:cstheme="majorBidi"/>
            <w:sz w:val="24"/>
            <w:szCs w:val="24"/>
          </w:rPr>
          <w:t>L</w:t>
        </w:r>
      </w:ins>
      <w:del w:id="43" w:author="Brian Mapes" w:date="2018-06-18T22:55:00Z">
        <w:r w:rsidR="00AB62C6" w:rsidRPr="009F0FA9" w:rsidDel="006701BF">
          <w:rPr>
            <w:rFonts w:asciiTheme="majorBidi" w:hAnsiTheme="majorBidi" w:cstheme="majorBidi"/>
            <w:sz w:val="24"/>
            <w:szCs w:val="24"/>
          </w:rPr>
          <w:delText>l</w:delText>
        </w:r>
      </w:del>
      <w:r w:rsidR="00AB62C6" w:rsidRPr="009F0FA9">
        <w:rPr>
          <w:rFonts w:asciiTheme="majorBidi" w:hAnsiTheme="majorBidi" w:cstheme="majorBidi"/>
          <w:sz w:val="24"/>
          <w:szCs w:val="24"/>
        </w:rPr>
        <w:t>agrangian</w:t>
      </w:r>
      <w:proofErr w:type="spellEnd"/>
      <w:r w:rsidR="00AB62C6" w:rsidRPr="009F0FA9">
        <w:rPr>
          <w:rFonts w:asciiTheme="majorBidi" w:hAnsiTheme="majorBidi" w:cstheme="majorBidi"/>
          <w:sz w:val="24"/>
          <w:szCs w:val="24"/>
        </w:rPr>
        <w:t xml:space="preserve"> tendency analysis </w:t>
      </w:r>
      <w:ins w:id="44" w:author="Brian Mapes" w:date="2018-06-18T22:55:00Z">
        <w:r w:rsidR="006701BF">
          <w:rPr>
            <w:rFonts w:asciiTheme="majorBidi" w:hAnsiTheme="majorBidi" w:cstheme="majorBidi"/>
            <w:sz w:val="24"/>
            <w:szCs w:val="24"/>
          </w:rPr>
          <w:t xml:space="preserve">(with advection taken up in the left hand side) </w:t>
        </w:r>
      </w:ins>
      <w:r w:rsidR="00AB62C6" w:rsidRPr="009F0FA9">
        <w:rPr>
          <w:rFonts w:asciiTheme="majorBidi" w:hAnsiTheme="majorBidi" w:cstheme="majorBidi"/>
          <w:sz w:val="24"/>
          <w:szCs w:val="24"/>
        </w:rPr>
        <w:t xml:space="preserve">of column water vapor instead of traditional </w:t>
      </w:r>
      <w:proofErr w:type="spellStart"/>
      <w:ins w:id="45" w:author="Brian Mapes" w:date="2018-06-18T22:54:00Z">
        <w:r w:rsidR="006701BF">
          <w:rPr>
            <w:rFonts w:asciiTheme="majorBidi" w:hAnsiTheme="majorBidi" w:cstheme="majorBidi"/>
            <w:sz w:val="24"/>
            <w:szCs w:val="24"/>
          </w:rPr>
          <w:t>Euler</w:t>
        </w:r>
      </w:ins>
      <w:del w:id="46" w:author="Brian Mapes" w:date="2018-06-18T22:54:00Z">
        <w:r w:rsidR="00AB62C6" w:rsidRPr="009F0FA9" w:rsidDel="006701BF">
          <w:rPr>
            <w:rFonts w:asciiTheme="majorBidi" w:hAnsiTheme="majorBidi" w:cstheme="majorBidi"/>
            <w:sz w:val="24"/>
            <w:szCs w:val="24"/>
          </w:rPr>
          <w:delText>eur</w:delText>
        </w:r>
      </w:del>
      <w:ins w:id="47" w:author="Brian Mapes" w:date="2018-06-18T22:54:00Z">
        <w:r w:rsidR="006701BF">
          <w:rPr>
            <w:rFonts w:asciiTheme="majorBidi" w:hAnsiTheme="majorBidi" w:cstheme="majorBidi"/>
            <w:sz w:val="24"/>
            <w:szCs w:val="24"/>
          </w:rPr>
          <w:t>i</w:t>
        </w:r>
      </w:ins>
      <w:del w:id="48" w:author="Brian Mapes" w:date="2018-06-18T22:54:00Z">
        <w:r w:rsidR="00AB62C6" w:rsidRPr="009F0FA9" w:rsidDel="006701BF">
          <w:rPr>
            <w:rFonts w:asciiTheme="majorBidi" w:hAnsiTheme="majorBidi" w:cstheme="majorBidi"/>
            <w:sz w:val="24"/>
            <w:szCs w:val="24"/>
          </w:rPr>
          <w:delText>eli</w:delText>
        </w:r>
      </w:del>
      <w:r w:rsidR="00AB62C6" w:rsidRPr="009F0FA9">
        <w:rPr>
          <w:rFonts w:asciiTheme="majorBidi" w:hAnsiTheme="majorBidi" w:cstheme="majorBidi"/>
          <w:sz w:val="24"/>
          <w:szCs w:val="24"/>
        </w:rPr>
        <w:t>an</w:t>
      </w:r>
      <w:proofErr w:type="spellEnd"/>
      <w:r w:rsidR="00AB62C6" w:rsidRPr="009F0FA9">
        <w:rPr>
          <w:rFonts w:asciiTheme="majorBidi" w:hAnsiTheme="majorBidi" w:cstheme="majorBidi"/>
          <w:sz w:val="24"/>
          <w:szCs w:val="24"/>
        </w:rPr>
        <w:t xml:space="preserve"> equation</w:t>
      </w:r>
      <w:ins w:id="49" w:author="Brian Mapes" w:date="2018-06-18T22:55:00Z">
        <w:r w:rsidR="006701BF">
          <w:rPr>
            <w:rFonts w:asciiTheme="majorBidi" w:hAnsiTheme="majorBidi" w:cstheme="majorBidi"/>
            <w:sz w:val="24"/>
            <w:szCs w:val="24"/>
          </w:rPr>
          <w:t xml:space="preserve">. In a </w:t>
        </w:r>
        <w:proofErr w:type="spellStart"/>
        <w:r w:rsidR="006701BF">
          <w:rPr>
            <w:rFonts w:asciiTheme="majorBidi" w:hAnsiTheme="majorBidi" w:cstheme="majorBidi"/>
            <w:sz w:val="24"/>
            <w:szCs w:val="24"/>
          </w:rPr>
          <w:t>Lagrangian</w:t>
        </w:r>
        <w:proofErr w:type="spellEnd"/>
        <w:r w:rsidR="006701BF">
          <w:rPr>
            <w:rFonts w:asciiTheme="majorBidi" w:hAnsiTheme="majorBidi" w:cstheme="majorBidi"/>
            <w:sz w:val="24"/>
            <w:szCs w:val="24"/>
          </w:rPr>
          <w:t xml:space="preserve"> budget,</w:t>
        </w:r>
      </w:ins>
      <w:r w:rsidR="00AB62C6" w:rsidRPr="009F0FA9">
        <w:rPr>
          <w:rFonts w:asciiTheme="majorBidi" w:hAnsiTheme="majorBidi" w:cstheme="majorBidi"/>
          <w:sz w:val="24"/>
          <w:szCs w:val="24"/>
        </w:rPr>
        <w:t xml:space="preserve"> </w:t>
      </w:r>
      <w:del w:id="50" w:author="Brian Mapes" w:date="2018-06-18T22:54:00Z">
        <w:r w:rsidR="00AB62C6" w:rsidRPr="009F0FA9" w:rsidDel="006701BF">
          <w:rPr>
            <w:rFonts w:asciiTheme="majorBidi" w:hAnsiTheme="majorBidi" w:cstheme="majorBidi"/>
            <w:sz w:val="24"/>
            <w:szCs w:val="24"/>
          </w:rPr>
          <w:delText>resolution which</w:delText>
        </w:r>
        <w:r w:rsidR="00B84EA6" w:rsidRPr="009F0FA9" w:rsidDel="006701BF">
          <w:rPr>
            <w:rFonts w:asciiTheme="majorBidi" w:hAnsiTheme="majorBidi" w:cstheme="majorBidi"/>
            <w:sz w:val="24"/>
            <w:szCs w:val="24"/>
          </w:rPr>
          <w:delText xml:space="preserve"> </w:delText>
        </w:r>
        <w:r w:rsidR="00750411" w:rsidRPr="009F0FA9" w:rsidDel="006701BF">
          <w:rPr>
            <w:rFonts w:asciiTheme="majorBidi" w:hAnsiTheme="majorBidi" w:cstheme="majorBidi"/>
            <w:sz w:val="24"/>
            <w:szCs w:val="24"/>
          </w:rPr>
          <w:delText>addressed</w:delText>
        </w:r>
        <w:r w:rsidR="00B84EA6" w:rsidRPr="009F0FA9" w:rsidDel="006701BF">
          <w:rPr>
            <w:rFonts w:asciiTheme="majorBidi" w:hAnsiTheme="majorBidi" w:cstheme="majorBidi"/>
            <w:sz w:val="24"/>
            <w:szCs w:val="24"/>
          </w:rPr>
          <w:delText xml:space="preserve"> the error prone variables chalange </w:delText>
        </w:r>
        <w:r w:rsidR="00750411" w:rsidDel="006701BF">
          <w:rPr>
            <w:rFonts w:asciiTheme="majorBidi" w:hAnsiTheme="majorBidi" w:cstheme="majorBidi"/>
            <w:sz w:val="24"/>
            <w:szCs w:val="24"/>
          </w:rPr>
          <w:delText>existed</w:delText>
        </w:r>
      </w:del>
      <w:ins w:id="51" w:author="Brian Mapes" w:date="2018-06-18T22:55:00Z">
        <w:r w:rsidR="006701BF">
          <w:rPr>
            <w:rFonts w:asciiTheme="majorBidi" w:hAnsiTheme="majorBidi" w:cstheme="majorBidi"/>
            <w:sz w:val="24"/>
            <w:szCs w:val="24"/>
          </w:rPr>
          <w:t>the</w:t>
        </w:r>
      </w:ins>
      <w:ins w:id="52" w:author="Brian Mapes" w:date="2018-06-18T22:54:00Z">
        <w:r w:rsidR="006701BF">
          <w:rPr>
            <w:rFonts w:asciiTheme="majorBidi" w:hAnsiTheme="majorBidi" w:cstheme="majorBidi"/>
            <w:sz w:val="24"/>
            <w:szCs w:val="24"/>
          </w:rPr>
          <w:t xml:space="preserve"> right hand side is the universal physical processes</w:t>
        </w:r>
      </w:ins>
      <w:r w:rsidR="00750411">
        <w:rPr>
          <w:rFonts w:asciiTheme="majorBidi" w:hAnsiTheme="majorBidi" w:cstheme="majorBidi"/>
          <w:sz w:val="24"/>
          <w:szCs w:val="24"/>
        </w:rPr>
        <w:t xml:space="preserve"> in </w:t>
      </w:r>
      <w:ins w:id="53" w:author="Brian Mapes" w:date="2018-06-18T22:55:00Z">
        <w:r w:rsidR="006701BF">
          <w:rPr>
            <w:rFonts w:asciiTheme="majorBidi" w:hAnsiTheme="majorBidi" w:cstheme="majorBidi"/>
            <w:sz w:val="24"/>
            <w:szCs w:val="24"/>
          </w:rPr>
          <w:t>above-</w:t>
        </w:r>
      </w:ins>
      <w:r w:rsidR="00750411">
        <w:rPr>
          <w:rFonts w:asciiTheme="majorBidi" w:hAnsiTheme="majorBidi" w:cstheme="majorBidi"/>
          <w:sz w:val="24"/>
          <w:szCs w:val="24"/>
        </w:rPr>
        <w:t>mentioned classical</w:t>
      </w:r>
      <w:r w:rsidR="00B84EA6" w:rsidRPr="009F0FA9">
        <w:rPr>
          <w:rFonts w:asciiTheme="majorBidi" w:hAnsiTheme="majorBidi" w:cstheme="majorBidi"/>
          <w:sz w:val="24"/>
          <w:szCs w:val="24"/>
        </w:rPr>
        <w:t xml:space="preserve"> budget </w:t>
      </w:r>
      <w:r w:rsidR="00750411">
        <w:rPr>
          <w:rFonts w:asciiTheme="majorBidi" w:hAnsiTheme="majorBidi" w:cstheme="majorBidi"/>
          <w:sz w:val="24"/>
          <w:szCs w:val="24"/>
        </w:rPr>
        <w:t xml:space="preserve">calculation. </w:t>
      </w:r>
      <w:del w:id="54" w:author="Brian Mapes" w:date="2018-06-18T22:56:00Z">
        <w:r w:rsidR="00D978E1" w:rsidRPr="009F0FA9" w:rsidDel="006701BF">
          <w:rPr>
            <w:rFonts w:asciiTheme="majorBidi" w:hAnsiTheme="majorBidi" w:cstheme="majorBidi"/>
            <w:sz w:val="24"/>
            <w:szCs w:val="24"/>
          </w:rPr>
          <w:delText xml:space="preserve">Nevertheless </w:delText>
        </w:r>
      </w:del>
      <w:ins w:id="55" w:author="Brian Mapes" w:date="2018-06-18T22:56:00Z">
        <w:r w:rsidR="006701BF">
          <w:rPr>
            <w:rFonts w:asciiTheme="majorBidi" w:hAnsiTheme="majorBidi" w:cstheme="majorBidi"/>
            <w:sz w:val="24"/>
            <w:szCs w:val="24"/>
          </w:rPr>
          <w:t>While</w:t>
        </w:r>
        <w:r w:rsidR="006701BF" w:rsidRPr="009F0FA9">
          <w:rPr>
            <w:rFonts w:asciiTheme="majorBidi" w:hAnsiTheme="majorBidi" w:cstheme="majorBidi"/>
            <w:sz w:val="24"/>
            <w:szCs w:val="24"/>
          </w:rPr>
          <w:t xml:space="preserve"> </w:t>
        </w:r>
      </w:ins>
      <w:r w:rsidR="00AB62C6" w:rsidRPr="009F0FA9">
        <w:rPr>
          <w:rFonts w:asciiTheme="majorBidi" w:hAnsiTheme="majorBidi" w:cstheme="majorBidi"/>
          <w:sz w:val="24"/>
          <w:szCs w:val="24"/>
        </w:rPr>
        <w:t>this approach still suffers from error ingestion from inter</w:t>
      </w:r>
      <w:r w:rsidR="00750411">
        <w:rPr>
          <w:rFonts w:asciiTheme="majorBidi" w:hAnsiTheme="majorBidi" w:cstheme="majorBidi"/>
          <w:sz w:val="24"/>
          <w:szCs w:val="24"/>
        </w:rPr>
        <w:t>-</w:t>
      </w:r>
      <w:r w:rsidR="00AB62C6" w:rsidRPr="009F0FA9">
        <w:rPr>
          <w:rFonts w:asciiTheme="majorBidi" w:hAnsiTheme="majorBidi" w:cstheme="majorBidi"/>
          <w:sz w:val="24"/>
          <w:szCs w:val="24"/>
        </w:rPr>
        <w:t>satellite calibration nature of MIMIC</w:t>
      </w:r>
      <w:ins w:id="56" w:author="Brian Mapes" w:date="2018-06-18T22:56:00Z">
        <w:r w:rsidR="006701BF">
          <w:rPr>
            <w:rFonts w:asciiTheme="majorBidi" w:hAnsiTheme="majorBidi" w:cstheme="majorBidi"/>
            <w:sz w:val="24"/>
            <w:szCs w:val="24"/>
          </w:rPr>
          <w:t>, daily averages eliminate that error and expose the physical tendencies</w:t>
        </w:r>
      </w:ins>
      <w:r w:rsidR="00D978E1" w:rsidRPr="009F0FA9">
        <w:rPr>
          <w:rFonts w:asciiTheme="majorBidi" w:hAnsiTheme="majorBidi" w:cstheme="majorBidi"/>
          <w:sz w:val="24"/>
          <w:szCs w:val="24"/>
        </w:rPr>
        <w:t>.</w:t>
      </w:r>
      <w:r w:rsidR="00AB62C6" w:rsidRPr="009F0FA9">
        <w:rPr>
          <w:rFonts w:asciiTheme="majorBidi" w:hAnsiTheme="majorBidi" w:cstheme="majorBidi"/>
          <w:sz w:val="24"/>
          <w:szCs w:val="24"/>
        </w:rPr>
        <w:t xml:space="preserve"> </w:t>
      </w:r>
      <w:del w:id="57" w:author="Brian Mapes" w:date="2018-06-18T22:56:00Z">
        <w:r w:rsidR="00D978E1" w:rsidRPr="009F0FA9" w:rsidDel="006701BF">
          <w:rPr>
            <w:rFonts w:asciiTheme="majorBidi" w:hAnsiTheme="majorBidi" w:cstheme="majorBidi"/>
            <w:sz w:val="24"/>
            <w:szCs w:val="24"/>
          </w:rPr>
          <w:delText xml:space="preserve"> </w:delText>
        </w:r>
      </w:del>
      <w:r w:rsidR="00CE7751" w:rsidRPr="009F0FA9">
        <w:rPr>
          <w:rFonts w:asciiTheme="majorBidi" w:hAnsiTheme="majorBidi" w:cstheme="majorBidi"/>
          <w:sz w:val="24"/>
          <w:szCs w:val="24"/>
        </w:rPr>
        <w:t xml:space="preserve">Benefiting these findings </w:t>
      </w:r>
      <w:r w:rsidR="00DA0CB0" w:rsidRPr="009F0FA9">
        <w:rPr>
          <w:rFonts w:asciiTheme="majorBidi" w:hAnsiTheme="majorBidi" w:cstheme="majorBidi"/>
          <w:sz w:val="24"/>
          <w:szCs w:val="24"/>
        </w:rPr>
        <w:t xml:space="preserve">Mapes et al 2018 proved the bimodal distribution of water vapor </w:t>
      </w:r>
      <w:r w:rsidR="00CE7751" w:rsidRPr="009F0FA9">
        <w:rPr>
          <w:rFonts w:asciiTheme="majorBidi" w:hAnsiTheme="majorBidi" w:cstheme="majorBidi"/>
          <w:sz w:val="24"/>
          <w:szCs w:val="24"/>
        </w:rPr>
        <w:t xml:space="preserve">over a large part of tropical and subtropical area centering on a margin of 48mm of CWV.  </w:t>
      </w:r>
    </w:p>
    <w:p w14:paraId="558B08EB" w14:textId="28F2F20A" w:rsidR="00AB7CF8" w:rsidRDefault="00AB7CF8" w:rsidP="00022C2D">
      <w:pPr>
        <w:autoSpaceDE w:val="0"/>
        <w:autoSpaceDN w:val="0"/>
        <w:adjustRightInd w:val="0"/>
        <w:spacing w:after="0" w:line="276" w:lineRule="auto"/>
        <w:jc w:val="both"/>
        <w:rPr>
          <w:rFonts w:asciiTheme="majorBidi" w:hAnsiTheme="majorBidi" w:cstheme="majorBidi"/>
          <w:sz w:val="24"/>
          <w:szCs w:val="24"/>
        </w:rPr>
      </w:pPr>
      <w:r w:rsidRPr="00750411">
        <w:rPr>
          <w:rFonts w:asciiTheme="majorBidi" w:hAnsiTheme="majorBidi" w:cstheme="majorBidi"/>
          <w:color w:val="000000" w:themeColor="text1"/>
          <w:sz w:val="24"/>
          <w:szCs w:val="24"/>
        </w:rPr>
        <w:t>The intrinsic programing manner in MIMIC as it would be explained in the method</w:t>
      </w:r>
      <w:r>
        <w:rPr>
          <w:rFonts w:asciiTheme="majorBidi" w:hAnsiTheme="majorBidi" w:cstheme="majorBidi"/>
          <w:color w:val="000000" w:themeColor="text1"/>
          <w:sz w:val="24"/>
          <w:szCs w:val="24"/>
        </w:rPr>
        <w:t>,</w:t>
      </w:r>
      <w:r w:rsidRPr="00750411">
        <w:rPr>
          <w:rFonts w:asciiTheme="majorBidi" w:hAnsiTheme="majorBidi" w:cstheme="majorBidi"/>
          <w:color w:val="000000" w:themeColor="text1"/>
          <w:sz w:val="24"/>
          <w:szCs w:val="24"/>
        </w:rPr>
        <w:t xml:space="preserve"> entails </w:t>
      </w:r>
      <w:del w:id="58" w:author="Brian Mapes" w:date="2018-06-18T22:57:00Z">
        <w:r w:rsidRPr="00750411" w:rsidDel="006701BF">
          <w:rPr>
            <w:rFonts w:asciiTheme="majorBidi" w:hAnsiTheme="majorBidi" w:cstheme="majorBidi"/>
            <w:color w:val="000000" w:themeColor="text1"/>
            <w:sz w:val="24"/>
            <w:szCs w:val="24"/>
          </w:rPr>
          <w:delText xml:space="preserve">focusing </w:delText>
        </w:r>
      </w:del>
      <w:ins w:id="59" w:author="Brian Mapes" w:date="2018-06-18T22:57:00Z">
        <w:r w:rsidR="006701BF">
          <w:rPr>
            <w:rFonts w:asciiTheme="majorBidi" w:hAnsiTheme="majorBidi" w:cstheme="majorBidi"/>
            <w:color w:val="000000" w:themeColor="text1"/>
            <w:sz w:val="24"/>
            <w:szCs w:val="24"/>
          </w:rPr>
          <w:t>treating the observed quantity (RH) as</w:t>
        </w:r>
        <w:r w:rsidR="006701BF" w:rsidRPr="00750411">
          <w:rPr>
            <w:rFonts w:asciiTheme="majorBidi" w:hAnsiTheme="majorBidi" w:cstheme="majorBidi"/>
            <w:color w:val="000000" w:themeColor="text1"/>
            <w:sz w:val="24"/>
            <w:szCs w:val="24"/>
          </w:rPr>
          <w:t xml:space="preserve"> </w:t>
        </w:r>
      </w:ins>
      <w:del w:id="60" w:author="Brian Mapes" w:date="2018-06-18T22:58:00Z">
        <w:r w:rsidRPr="00750411" w:rsidDel="006701BF">
          <w:rPr>
            <w:rFonts w:asciiTheme="majorBidi" w:hAnsiTheme="majorBidi" w:cstheme="majorBidi"/>
            <w:color w:val="000000" w:themeColor="text1"/>
            <w:sz w:val="24"/>
            <w:szCs w:val="24"/>
          </w:rPr>
          <w:delText xml:space="preserve">on </w:delText>
        </w:r>
      </w:del>
      <w:ins w:id="61" w:author="Brian Mapes" w:date="2018-06-18T22:58:00Z">
        <w:r w:rsidR="006701BF">
          <w:rPr>
            <w:rFonts w:asciiTheme="majorBidi" w:hAnsiTheme="majorBidi" w:cstheme="majorBidi"/>
            <w:color w:val="000000" w:themeColor="text1"/>
            <w:sz w:val="24"/>
            <w:szCs w:val="24"/>
          </w:rPr>
          <w:t>a</w:t>
        </w:r>
        <w:r w:rsidR="006701BF" w:rsidRPr="00750411">
          <w:rPr>
            <w:rFonts w:asciiTheme="majorBidi" w:hAnsiTheme="majorBidi" w:cstheme="majorBidi"/>
            <w:color w:val="000000" w:themeColor="text1"/>
            <w:sz w:val="24"/>
            <w:szCs w:val="24"/>
          </w:rPr>
          <w:t xml:space="preserve"> </w:t>
        </w:r>
      </w:ins>
      <w:proofErr w:type="gramStart"/>
      <w:r w:rsidRPr="00750411">
        <w:rPr>
          <w:rFonts w:asciiTheme="majorBidi" w:hAnsiTheme="majorBidi" w:cstheme="majorBidi"/>
          <w:color w:val="000000" w:themeColor="text1"/>
          <w:sz w:val="24"/>
          <w:szCs w:val="24"/>
        </w:rPr>
        <w:t>long lived</w:t>
      </w:r>
      <w:proofErr w:type="gramEnd"/>
      <w:r w:rsidRPr="00750411">
        <w:rPr>
          <w:rFonts w:asciiTheme="majorBidi" w:hAnsiTheme="majorBidi" w:cstheme="majorBidi"/>
          <w:color w:val="000000" w:themeColor="text1"/>
          <w:sz w:val="24"/>
          <w:szCs w:val="24"/>
        </w:rPr>
        <w:t xml:space="preserve"> tracer</w:t>
      </w:r>
      <w:ins w:id="62" w:author="Brian Mapes" w:date="2018-06-18T22:58:00Z">
        <w:r w:rsidR="006701BF">
          <w:rPr>
            <w:rFonts w:asciiTheme="majorBidi" w:hAnsiTheme="majorBidi" w:cstheme="majorBidi"/>
            <w:color w:val="000000" w:themeColor="text1"/>
            <w:sz w:val="24"/>
            <w:szCs w:val="24"/>
          </w:rPr>
          <w:t xml:space="preserve">, conserved following the wind. </w:t>
        </w:r>
      </w:ins>
      <w:del w:id="63" w:author="Brian Mapes" w:date="2018-06-18T22:58:00Z">
        <w:r w:rsidRPr="00750411" w:rsidDel="006701BF">
          <w:rPr>
            <w:rFonts w:asciiTheme="majorBidi" w:hAnsiTheme="majorBidi" w:cstheme="majorBidi"/>
            <w:color w:val="000000" w:themeColor="text1"/>
            <w:sz w:val="24"/>
            <w:szCs w:val="24"/>
          </w:rPr>
          <w:delText xml:space="preserve">. </w:delText>
        </w:r>
      </w:del>
      <w:r>
        <w:rPr>
          <w:rFonts w:asciiTheme="majorBidi" w:hAnsiTheme="majorBidi" w:cstheme="majorBidi"/>
          <w:color w:val="000000" w:themeColor="text1"/>
          <w:sz w:val="24"/>
          <w:szCs w:val="24"/>
        </w:rPr>
        <w:t>T</w:t>
      </w:r>
      <w:r w:rsidRPr="00750411">
        <w:rPr>
          <w:rFonts w:asciiTheme="majorBidi" w:hAnsiTheme="majorBidi" w:cstheme="majorBidi"/>
          <w:color w:val="000000" w:themeColor="text1"/>
          <w:sz w:val="24"/>
          <w:szCs w:val="24"/>
        </w:rPr>
        <w:t>he water vapor as</w:t>
      </w:r>
      <w:r>
        <w:rPr>
          <w:rFonts w:asciiTheme="majorBidi" w:hAnsiTheme="majorBidi" w:cstheme="majorBidi"/>
          <w:color w:val="000000" w:themeColor="text1"/>
          <w:sz w:val="24"/>
          <w:szCs w:val="24"/>
        </w:rPr>
        <w:t xml:space="preserve"> </w:t>
      </w:r>
      <w:del w:id="64" w:author="Brian Mapes" w:date="2018-06-18T22:58:00Z">
        <w:r w:rsidDel="006701BF">
          <w:rPr>
            <w:rFonts w:asciiTheme="majorBidi" w:hAnsiTheme="majorBidi" w:cstheme="majorBidi"/>
            <w:color w:val="000000" w:themeColor="text1"/>
            <w:sz w:val="24"/>
            <w:szCs w:val="24"/>
          </w:rPr>
          <w:delText xml:space="preserve">stated </w:delText>
        </w:r>
      </w:del>
      <w:ins w:id="65" w:author="Brian Mapes" w:date="2018-06-18T22:58:00Z">
        <w:r w:rsidR="006701BF">
          <w:rPr>
            <w:rFonts w:asciiTheme="majorBidi" w:hAnsiTheme="majorBidi" w:cstheme="majorBidi"/>
            <w:color w:val="000000" w:themeColor="text1"/>
            <w:sz w:val="24"/>
            <w:szCs w:val="24"/>
          </w:rPr>
          <w:t xml:space="preserve">studied </w:t>
        </w:r>
      </w:ins>
      <w:r>
        <w:rPr>
          <w:rFonts w:asciiTheme="majorBidi" w:hAnsiTheme="majorBidi" w:cstheme="majorBidi"/>
          <w:color w:val="000000" w:themeColor="text1"/>
          <w:sz w:val="24"/>
          <w:szCs w:val="24"/>
        </w:rPr>
        <w:t xml:space="preserve">by </w:t>
      </w:r>
      <w:r w:rsidR="00022C2D">
        <w:rPr>
          <w:rFonts w:asciiTheme="majorBidi" w:hAnsiTheme="majorBidi" w:cstheme="majorBidi"/>
          <w:color w:val="000000" w:themeColor="text1"/>
          <w:sz w:val="24"/>
          <w:szCs w:val="24"/>
        </w:rPr>
        <w:t>M</w:t>
      </w:r>
      <w:r>
        <w:rPr>
          <w:rFonts w:asciiTheme="majorBidi" w:hAnsiTheme="majorBidi" w:cstheme="majorBidi"/>
          <w:color w:val="000000" w:themeColor="text1"/>
          <w:sz w:val="24"/>
          <w:szCs w:val="24"/>
        </w:rPr>
        <w:t>apes et al 2018 with its</w:t>
      </w:r>
      <w:r w:rsidRPr="00750411">
        <w:rPr>
          <w:rFonts w:asciiTheme="majorBidi" w:hAnsiTheme="majorBidi" w:cstheme="majorBidi"/>
          <w:color w:val="000000" w:themeColor="text1"/>
          <w:sz w:val="24"/>
          <w:szCs w:val="24"/>
        </w:rPr>
        <w:t xml:space="preserve"> </w:t>
      </w:r>
      <w:r w:rsidRPr="00AB7CF8">
        <w:rPr>
          <w:rFonts w:asciiTheme="majorBidi" w:hAnsiTheme="majorBidi" w:cstheme="majorBidi"/>
          <w:sz w:val="24"/>
          <w:szCs w:val="24"/>
          <w:lang w:bidi="fa-IR"/>
        </w:rPr>
        <w:t>multiday coherence and predictability of features</w:t>
      </w:r>
      <w:r w:rsidRPr="009F0FA9">
        <w:rPr>
          <w:rFonts w:asciiTheme="majorBidi" w:hAnsiTheme="majorBidi" w:cstheme="majorBidi"/>
          <w:sz w:val="24"/>
          <w:szCs w:val="24"/>
        </w:rPr>
        <w:t xml:space="preserve"> </w:t>
      </w:r>
      <w:del w:id="66" w:author="Brian Mapes" w:date="2018-06-18T22:59:00Z">
        <w:r w:rsidDel="006701BF">
          <w:rPr>
            <w:rFonts w:asciiTheme="majorBidi" w:hAnsiTheme="majorBidi" w:cstheme="majorBidi"/>
            <w:sz w:val="24"/>
            <w:szCs w:val="24"/>
          </w:rPr>
          <w:delText>is appropriate one</w:delText>
        </w:r>
      </w:del>
      <w:ins w:id="67" w:author="Brian Mapes" w:date="2018-06-18T22:59:00Z">
        <w:r w:rsidR="006701BF">
          <w:rPr>
            <w:rFonts w:asciiTheme="majorBidi" w:hAnsiTheme="majorBidi" w:cstheme="majorBidi"/>
            <w:sz w:val="24"/>
            <w:szCs w:val="24"/>
          </w:rPr>
          <w:t>obeys this approximation adequately over the time interval between observations</w:t>
        </w:r>
      </w:ins>
      <w:ins w:id="68" w:author="Brian Mapes" w:date="2018-06-18T22:58:00Z">
        <w:r w:rsidR="006701BF">
          <w:rPr>
            <w:rFonts w:asciiTheme="majorBidi" w:hAnsiTheme="majorBidi" w:cstheme="majorBidi"/>
            <w:sz w:val="24"/>
            <w:szCs w:val="24"/>
          </w:rPr>
          <w:t xml:space="preserve">, </w:t>
        </w:r>
      </w:ins>
      <w:ins w:id="69" w:author="Brian Mapes" w:date="2018-06-18T22:59:00Z">
        <w:r w:rsidR="006701BF">
          <w:rPr>
            <w:rFonts w:asciiTheme="majorBidi" w:hAnsiTheme="majorBidi" w:cstheme="majorBidi"/>
            <w:sz w:val="24"/>
            <w:szCs w:val="24"/>
          </w:rPr>
          <w:t>but with</w:t>
        </w:r>
      </w:ins>
      <w:ins w:id="70" w:author="Brian Mapes" w:date="2018-06-18T22:58:00Z">
        <w:r w:rsidR="006701BF">
          <w:rPr>
            <w:rFonts w:asciiTheme="majorBidi" w:hAnsiTheme="majorBidi" w:cstheme="majorBidi"/>
            <w:sz w:val="24"/>
            <w:szCs w:val="24"/>
          </w:rPr>
          <w:t xml:space="preserve"> physical tendencies </w:t>
        </w:r>
      </w:ins>
      <w:ins w:id="71" w:author="Brian Mapes" w:date="2018-06-18T22:59:00Z">
        <w:r w:rsidR="006701BF">
          <w:rPr>
            <w:rFonts w:asciiTheme="majorBidi" w:hAnsiTheme="majorBidi" w:cstheme="majorBidi"/>
            <w:sz w:val="24"/>
            <w:szCs w:val="24"/>
          </w:rPr>
          <w:t xml:space="preserve">(which </w:t>
        </w:r>
      </w:ins>
      <w:ins w:id="72" w:author="Brian Mapes" w:date="2018-06-18T22:58:00Z">
        <w:r w:rsidR="006701BF">
          <w:rPr>
            <w:rFonts w:asciiTheme="majorBidi" w:hAnsiTheme="majorBidi" w:cstheme="majorBidi"/>
            <w:sz w:val="24"/>
            <w:szCs w:val="24"/>
          </w:rPr>
          <w:t>are of special interest</w:t>
        </w:r>
      </w:ins>
      <w:ins w:id="73" w:author="Brian Mapes" w:date="2018-06-18T22:59:00Z">
        <w:r w:rsidR="006701BF">
          <w:rPr>
            <w:rFonts w:asciiTheme="majorBidi" w:hAnsiTheme="majorBidi" w:cstheme="majorBidi"/>
            <w:sz w:val="24"/>
            <w:szCs w:val="24"/>
          </w:rPr>
          <w:t xml:space="preserve">) large enough to be discerned by differences between two observations (deviation from the </w:t>
        </w:r>
      </w:ins>
      <w:proofErr w:type="spellStart"/>
      <w:ins w:id="74" w:author="Brian Mapes" w:date="2018-06-18T23:00:00Z">
        <w:r w:rsidR="006701BF">
          <w:rPr>
            <w:rFonts w:asciiTheme="majorBidi" w:hAnsiTheme="majorBidi" w:cstheme="majorBidi"/>
            <w:sz w:val="24"/>
            <w:szCs w:val="24"/>
          </w:rPr>
          <w:t>Lagrangian</w:t>
        </w:r>
        <w:proofErr w:type="spellEnd"/>
        <w:r w:rsidR="006701BF">
          <w:rPr>
            <w:rFonts w:asciiTheme="majorBidi" w:hAnsiTheme="majorBidi" w:cstheme="majorBidi"/>
            <w:sz w:val="24"/>
            <w:szCs w:val="24"/>
          </w:rPr>
          <w:t xml:space="preserve"> </w:t>
        </w:r>
      </w:ins>
      <w:ins w:id="75" w:author="Brian Mapes" w:date="2018-06-18T22:59:00Z">
        <w:r w:rsidR="006701BF">
          <w:rPr>
            <w:rFonts w:asciiTheme="majorBidi" w:hAnsiTheme="majorBidi" w:cstheme="majorBidi"/>
            <w:sz w:val="24"/>
            <w:szCs w:val="24"/>
          </w:rPr>
          <w:t>conservation assumption)</w:t>
        </w:r>
      </w:ins>
      <w:ins w:id="76" w:author="Brian Mapes" w:date="2018-06-18T22:58:00Z">
        <w:r w:rsidR="006701BF">
          <w:rPr>
            <w:rFonts w:asciiTheme="majorBidi" w:hAnsiTheme="majorBidi" w:cstheme="majorBidi"/>
            <w:sz w:val="24"/>
            <w:szCs w:val="24"/>
          </w:rPr>
          <w:t xml:space="preserve">. </w:t>
        </w:r>
      </w:ins>
      <w:del w:id="77" w:author="Brian Mapes" w:date="2018-06-18T22:58:00Z">
        <w:r w:rsidDel="006701BF">
          <w:rPr>
            <w:rFonts w:asciiTheme="majorBidi" w:hAnsiTheme="majorBidi" w:cstheme="majorBidi"/>
            <w:sz w:val="24"/>
            <w:szCs w:val="24"/>
          </w:rPr>
          <w:delText xml:space="preserve">. </w:delText>
        </w:r>
      </w:del>
    </w:p>
    <w:p w14:paraId="77FB5BE7" w14:textId="77777777" w:rsidR="003C20B8" w:rsidRDefault="003C20B8" w:rsidP="00022C2D">
      <w:pPr>
        <w:autoSpaceDE w:val="0"/>
        <w:autoSpaceDN w:val="0"/>
        <w:adjustRightInd w:val="0"/>
        <w:spacing w:after="0" w:line="276" w:lineRule="auto"/>
        <w:jc w:val="both"/>
        <w:rPr>
          <w:ins w:id="78" w:author="Brian Mapes" w:date="2018-06-18T23:00:00Z"/>
          <w:rFonts w:asciiTheme="majorBidi" w:hAnsiTheme="majorBidi" w:cstheme="majorBidi"/>
          <w:sz w:val="24"/>
          <w:szCs w:val="24"/>
        </w:rPr>
      </w:pPr>
    </w:p>
    <w:p w14:paraId="51E1F3D1" w14:textId="0AB0F346" w:rsidR="003A6BDE" w:rsidRPr="009F0FA9" w:rsidRDefault="00555F2B" w:rsidP="00022C2D">
      <w:pPr>
        <w:autoSpaceDE w:val="0"/>
        <w:autoSpaceDN w:val="0"/>
        <w:adjustRightInd w:val="0"/>
        <w:spacing w:after="0" w:line="276" w:lineRule="auto"/>
        <w:jc w:val="both"/>
        <w:rPr>
          <w:rFonts w:asciiTheme="majorBidi" w:hAnsiTheme="majorBidi" w:cstheme="majorBidi"/>
          <w:color w:val="FF0000"/>
          <w:sz w:val="24"/>
          <w:szCs w:val="24"/>
        </w:rPr>
      </w:pPr>
      <w:del w:id="79" w:author="Brian Mapes" w:date="2018-06-18T23:01:00Z">
        <w:r w:rsidRPr="009F0FA9" w:rsidDel="003C20B8">
          <w:rPr>
            <w:rFonts w:asciiTheme="majorBidi" w:hAnsiTheme="majorBidi" w:cstheme="majorBidi"/>
            <w:sz w:val="24"/>
            <w:szCs w:val="24"/>
          </w:rPr>
          <w:delText>To</w:delText>
        </w:r>
        <w:r w:rsidR="00B520CA" w:rsidRPr="009F0FA9" w:rsidDel="003C20B8">
          <w:rPr>
            <w:rFonts w:asciiTheme="majorBidi" w:hAnsiTheme="majorBidi" w:cstheme="majorBidi"/>
            <w:sz w:val="24"/>
            <w:szCs w:val="24"/>
          </w:rPr>
          <w:delText xml:space="preserve"> escape the inter</w:delText>
        </w:r>
        <w:r w:rsidR="00750411" w:rsidDel="003C20B8">
          <w:rPr>
            <w:rFonts w:asciiTheme="majorBidi" w:hAnsiTheme="majorBidi" w:cstheme="majorBidi"/>
            <w:sz w:val="24"/>
            <w:szCs w:val="24"/>
          </w:rPr>
          <w:delText>-</w:delText>
        </w:r>
        <w:r w:rsidR="00B520CA" w:rsidRPr="009F0FA9" w:rsidDel="003C20B8">
          <w:rPr>
            <w:rFonts w:asciiTheme="majorBidi" w:hAnsiTheme="majorBidi" w:cstheme="majorBidi"/>
            <w:sz w:val="24"/>
            <w:szCs w:val="24"/>
          </w:rPr>
          <w:delText>satellite calibration uncertainties</w:delText>
        </w:r>
      </w:del>
      <w:del w:id="80" w:author="Brian Mapes" w:date="2018-06-18T23:00:00Z">
        <w:r w:rsidR="00B520CA" w:rsidRPr="009F0FA9" w:rsidDel="003C20B8">
          <w:rPr>
            <w:rFonts w:asciiTheme="majorBidi" w:hAnsiTheme="majorBidi" w:cstheme="majorBidi"/>
            <w:sz w:val="24"/>
            <w:szCs w:val="24"/>
          </w:rPr>
          <w:delText xml:space="preserve"> and bimodality problem</w:delText>
        </w:r>
      </w:del>
      <w:del w:id="81" w:author="Brian Mapes" w:date="2018-06-18T23:01:00Z">
        <w:r w:rsidR="007A77F3" w:rsidRPr="009F0FA9" w:rsidDel="003C20B8">
          <w:rPr>
            <w:rFonts w:asciiTheme="majorBidi" w:hAnsiTheme="majorBidi" w:cstheme="majorBidi"/>
            <w:sz w:val="24"/>
            <w:szCs w:val="24"/>
          </w:rPr>
          <w:delText>,</w:delText>
        </w:r>
        <w:r w:rsidR="00B520CA" w:rsidRPr="009F0FA9" w:rsidDel="003C20B8">
          <w:rPr>
            <w:rFonts w:asciiTheme="majorBidi" w:hAnsiTheme="majorBidi" w:cstheme="majorBidi"/>
            <w:sz w:val="24"/>
            <w:szCs w:val="24"/>
          </w:rPr>
          <w:delText xml:space="preserve"> i</w:delText>
        </w:r>
      </w:del>
      <w:ins w:id="82" w:author="Brian Mapes" w:date="2018-06-18T23:01:00Z">
        <w:r w:rsidR="003C20B8">
          <w:rPr>
            <w:rFonts w:asciiTheme="majorBidi" w:hAnsiTheme="majorBidi" w:cstheme="majorBidi"/>
            <w:sz w:val="24"/>
            <w:szCs w:val="24"/>
          </w:rPr>
          <w:t>I</w:t>
        </w:r>
      </w:ins>
      <w:r w:rsidR="00B520CA" w:rsidRPr="009F0FA9">
        <w:rPr>
          <w:rFonts w:asciiTheme="majorBidi" w:hAnsiTheme="majorBidi" w:cstheme="majorBidi"/>
          <w:sz w:val="24"/>
          <w:szCs w:val="24"/>
        </w:rPr>
        <w:t>deal</w:t>
      </w:r>
      <w:ins w:id="83" w:author="Brian Mapes" w:date="2018-06-18T23:01:00Z">
        <w:r w:rsidR="003C20B8">
          <w:rPr>
            <w:rFonts w:asciiTheme="majorBidi" w:hAnsiTheme="majorBidi" w:cstheme="majorBidi"/>
            <w:sz w:val="24"/>
            <w:szCs w:val="24"/>
          </w:rPr>
          <w:t>l</w:t>
        </w:r>
      </w:ins>
      <w:r w:rsidRPr="009F0FA9">
        <w:rPr>
          <w:rFonts w:asciiTheme="majorBidi" w:hAnsiTheme="majorBidi" w:cstheme="majorBidi"/>
          <w:sz w:val="24"/>
          <w:szCs w:val="24"/>
        </w:rPr>
        <w:t>y we could</w:t>
      </w:r>
      <w:r w:rsidR="00B520CA" w:rsidRPr="009F0FA9">
        <w:rPr>
          <w:rFonts w:asciiTheme="majorBidi" w:hAnsiTheme="majorBidi" w:cstheme="majorBidi"/>
          <w:sz w:val="24"/>
          <w:szCs w:val="24"/>
        </w:rPr>
        <w:t xml:space="preserve"> </w:t>
      </w:r>
      <w:r w:rsidRPr="009F0FA9">
        <w:rPr>
          <w:rFonts w:asciiTheme="majorBidi" w:hAnsiTheme="majorBidi" w:cstheme="majorBidi"/>
          <w:sz w:val="24"/>
          <w:szCs w:val="24"/>
        </w:rPr>
        <w:t xml:space="preserve">just </w:t>
      </w:r>
      <w:del w:id="84" w:author="Brian Mapes" w:date="2018-06-18T23:01:00Z">
        <w:r w:rsidRPr="009F0FA9" w:rsidDel="003C20B8">
          <w:rPr>
            <w:rFonts w:asciiTheme="majorBidi" w:hAnsiTheme="majorBidi" w:cstheme="majorBidi"/>
            <w:sz w:val="24"/>
            <w:szCs w:val="24"/>
          </w:rPr>
          <w:delText>rely</w:delText>
        </w:r>
        <w:r w:rsidR="007A77F3" w:rsidRPr="009F0FA9" w:rsidDel="003C20B8">
          <w:rPr>
            <w:rFonts w:asciiTheme="majorBidi" w:hAnsiTheme="majorBidi" w:cstheme="majorBidi"/>
            <w:sz w:val="24"/>
            <w:szCs w:val="24"/>
          </w:rPr>
          <w:delText xml:space="preserve"> </w:delText>
        </w:r>
        <w:r w:rsidRPr="009F0FA9" w:rsidDel="003C20B8">
          <w:rPr>
            <w:rFonts w:asciiTheme="majorBidi" w:hAnsiTheme="majorBidi" w:cstheme="majorBidi"/>
            <w:sz w:val="24"/>
            <w:szCs w:val="24"/>
          </w:rPr>
          <w:delText xml:space="preserve">on </w:delText>
        </w:r>
        <w:r w:rsidR="00B520CA" w:rsidRPr="009F0FA9" w:rsidDel="003C20B8">
          <w:rPr>
            <w:rFonts w:asciiTheme="majorBidi" w:hAnsiTheme="majorBidi" w:cstheme="majorBidi"/>
            <w:sz w:val="24"/>
            <w:szCs w:val="24"/>
          </w:rPr>
          <w:delText>on</w:delText>
        </w:r>
      </w:del>
      <w:ins w:id="85" w:author="Brian Mapes" w:date="2018-06-18T23:01:00Z">
        <w:r w:rsidR="003C20B8">
          <w:rPr>
            <w:rFonts w:asciiTheme="majorBidi" w:hAnsiTheme="majorBidi" w:cstheme="majorBidi"/>
            <w:sz w:val="24"/>
            <w:szCs w:val="24"/>
          </w:rPr>
          <w:t xml:space="preserve">use multichannel microwave </w:t>
        </w:r>
      </w:ins>
      <w:del w:id="86" w:author="Brian Mapes" w:date="2018-06-18T23:01:00Z">
        <w:r w:rsidR="00B520CA" w:rsidRPr="009F0FA9" w:rsidDel="003C20B8">
          <w:rPr>
            <w:rFonts w:asciiTheme="majorBidi" w:hAnsiTheme="majorBidi" w:cstheme="majorBidi"/>
            <w:sz w:val="24"/>
            <w:szCs w:val="24"/>
          </w:rPr>
          <w:delText xml:space="preserve">e </w:delText>
        </w:r>
      </w:del>
      <w:r w:rsidR="00B520CA" w:rsidRPr="009F0FA9">
        <w:rPr>
          <w:rFonts w:asciiTheme="majorBidi" w:hAnsiTheme="majorBidi" w:cstheme="majorBidi"/>
          <w:sz w:val="24"/>
          <w:szCs w:val="24"/>
        </w:rPr>
        <w:t>satellite</w:t>
      </w:r>
      <w:r w:rsidRPr="009F0FA9">
        <w:rPr>
          <w:rFonts w:asciiTheme="majorBidi" w:hAnsiTheme="majorBidi" w:cstheme="majorBidi"/>
          <w:sz w:val="24"/>
          <w:szCs w:val="24"/>
        </w:rPr>
        <w:t xml:space="preserve"> </w:t>
      </w:r>
      <w:proofErr w:type="gramStart"/>
      <w:r w:rsidRPr="009F0FA9">
        <w:rPr>
          <w:rFonts w:asciiTheme="majorBidi" w:hAnsiTheme="majorBidi" w:cstheme="majorBidi"/>
          <w:sz w:val="24"/>
          <w:szCs w:val="24"/>
        </w:rPr>
        <w:t>observations</w:t>
      </w:r>
      <w:r w:rsidR="00B520CA" w:rsidRPr="009F0FA9">
        <w:rPr>
          <w:rFonts w:asciiTheme="majorBidi" w:hAnsiTheme="majorBidi" w:cstheme="majorBidi"/>
          <w:sz w:val="24"/>
          <w:szCs w:val="24"/>
        </w:rPr>
        <w:t xml:space="preserve"> </w:t>
      </w:r>
      <w:r w:rsidRPr="009F0FA9">
        <w:rPr>
          <w:rFonts w:asciiTheme="majorBidi" w:hAnsiTheme="majorBidi" w:cstheme="majorBidi"/>
          <w:sz w:val="24"/>
          <w:szCs w:val="24"/>
        </w:rPr>
        <w:t>which</w:t>
      </w:r>
      <w:proofErr w:type="gramEnd"/>
      <w:r w:rsidRPr="009F0FA9">
        <w:rPr>
          <w:rFonts w:asciiTheme="majorBidi" w:hAnsiTheme="majorBidi" w:cstheme="majorBidi"/>
          <w:sz w:val="24"/>
          <w:szCs w:val="24"/>
        </w:rPr>
        <w:t xml:space="preserve"> can give us a resolved vertical profile of water vapor</w:t>
      </w:r>
      <w:del w:id="87" w:author="Brian Mapes" w:date="2018-06-18T23:02:00Z">
        <w:r w:rsidRPr="009F0FA9" w:rsidDel="003C20B8">
          <w:rPr>
            <w:rFonts w:asciiTheme="majorBidi" w:hAnsiTheme="majorBidi" w:cstheme="majorBidi"/>
            <w:sz w:val="24"/>
            <w:szCs w:val="24"/>
          </w:rPr>
          <w:delText xml:space="preserve"> so we could focus on a</w:delText>
        </w:r>
        <w:r w:rsidR="00B520CA" w:rsidRPr="009F0FA9" w:rsidDel="003C20B8">
          <w:rPr>
            <w:rFonts w:asciiTheme="majorBidi" w:hAnsiTheme="majorBidi" w:cstheme="majorBidi"/>
            <w:sz w:val="24"/>
            <w:szCs w:val="24"/>
          </w:rPr>
          <w:delText xml:space="preserve"> layer that could be representative </w:delText>
        </w:r>
        <w:r w:rsidRPr="009F0FA9" w:rsidDel="003C20B8">
          <w:rPr>
            <w:rFonts w:asciiTheme="majorBidi" w:hAnsiTheme="majorBidi" w:cstheme="majorBidi"/>
            <w:sz w:val="24"/>
            <w:szCs w:val="24"/>
          </w:rPr>
          <w:delText>of sinks and sources</w:delText>
        </w:r>
        <w:r w:rsidR="007A77F3" w:rsidRPr="009F0FA9" w:rsidDel="003C20B8">
          <w:rPr>
            <w:rFonts w:asciiTheme="majorBidi" w:hAnsiTheme="majorBidi" w:cstheme="majorBidi"/>
            <w:sz w:val="24"/>
            <w:szCs w:val="24"/>
          </w:rPr>
          <w:delText xml:space="preserve"> of</w:delText>
        </w:r>
        <w:r w:rsidRPr="009F0FA9" w:rsidDel="003C20B8">
          <w:rPr>
            <w:rFonts w:asciiTheme="majorBidi" w:hAnsiTheme="majorBidi" w:cstheme="majorBidi"/>
            <w:sz w:val="24"/>
            <w:szCs w:val="24"/>
          </w:rPr>
          <w:delText xml:space="preserve"> troposphere</w:delText>
        </w:r>
      </w:del>
      <w:r w:rsidRPr="009F0FA9">
        <w:rPr>
          <w:rFonts w:asciiTheme="majorBidi" w:hAnsiTheme="majorBidi" w:cstheme="majorBidi"/>
          <w:sz w:val="24"/>
          <w:szCs w:val="24"/>
        </w:rPr>
        <w:t>. The</w:t>
      </w:r>
      <w:r w:rsidR="007A77F3" w:rsidRPr="009F0FA9">
        <w:rPr>
          <w:rFonts w:asciiTheme="majorBidi" w:hAnsiTheme="majorBidi" w:cstheme="majorBidi"/>
          <w:sz w:val="24"/>
          <w:szCs w:val="24"/>
        </w:rPr>
        <w:t xml:space="preserve"> Rel</w:t>
      </w:r>
      <w:r w:rsidR="00022C2D">
        <w:rPr>
          <w:rFonts w:asciiTheme="majorBidi" w:hAnsiTheme="majorBidi" w:cstheme="majorBidi"/>
          <w:sz w:val="24"/>
          <w:szCs w:val="24"/>
        </w:rPr>
        <w:t xml:space="preserve">ative Humidity data provided </w:t>
      </w:r>
      <w:r w:rsidR="007A77F3" w:rsidRPr="009F0FA9">
        <w:rPr>
          <w:rFonts w:asciiTheme="majorBidi" w:hAnsiTheme="majorBidi" w:cstheme="majorBidi"/>
          <w:sz w:val="24"/>
          <w:szCs w:val="24"/>
        </w:rPr>
        <w:t>from</w:t>
      </w:r>
      <w:r w:rsidRPr="009F0FA9">
        <w:rPr>
          <w:rFonts w:asciiTheme="majorBidi" w:hAnsiTheme="majorBidi" w:cstheme="majorBidi"/>
          <w:sz w:val="24"/>
          <w:szCs w:val="24"/>
        </w:rPr>
        <w:t xml:space="preserve"> </w:t>
      </w:r>
      <w:proofErr w:type="spellStart"/>
      <w:r w:rsidR="00D978E1" w:rsidRPr="009F0FA9">
        <w:rPr>
          <w:rFonts w:asciiTheme="majorBidi" w:hAnsiTheme="majorBidi" w:cstheme="majorBidi"/>
          <w:sz w:val="24"/>
          <w:szCs w:val="24"/>
        </w:rPr>
        <w:t>Radiométrie</w:t>
      </w:r>
      <w:proofErr w:type="spellEnd"/>
      <w:r w:rsidR="00D978E1" w:rsidRPr="009F0FA9">
        <w:rPr>
          <w:rFonts w:asciiTheme="majorBidi" w:hAnsiTheme="majorBidi" w:cstheme="majorBidi"/>
          <w:sz w:val="24"/>
          <w:szCs w:val="24"/>
        </w:rPr>
        <w:t xml:space="preserve"> (SAPHIR) instrument on board the </w:t>
      </w:r>
      <w:proofErr w:type="spellStart"/>
      <w:r w:rsidR="00D978E1" w:rsidRPr="009F0FA9">
        <w:rPr>
          <w:rFonts w:asciiTheme="majorBidi" w:hAnsiTheme="majorBidi" w:cstheme="majorBidi"/>
          <w:sz w:val="24"/>
          <w:szCs w:val="24"/>
        </w:rPr>
        <w:t>Megha-Tropiques</w:t>
      </w:r>
      <w:proofErr w:type="spellEnd"/>
      <w:r w:rsidR="00D978E1" w:rsidRPr="009F0FA9">
        <w:rPr>
          <w:rFonts w:asciiTheme="majorBidi" w:hAnsiTheme="majorBidi" w:cstheme="majorBidi"/>
          <w:sz w:val="24"/>
          <w:szCs w:val="24"/>
        </w:rPr>
        <w:t xml:space="preserve"> satellite</w:t>
      </w:r>
      <w:r w:rsidR="007A77F3" w:rsidRPr="009F0FA9">
        <w:rPr>
          <w:rFonts w:asciiTheme="majorBidi" w:hAnsiTheme="majorBidi" w:cstheme="majorBidi"/>
          <w:sz w:val="24"/>
          <w:szCs w:val="24"/>
        </w:rPr>
        <w:t>,</w:t>
      </w:r>
      <w:r w:rsidR="00D978E1" w:rsidRPr="009F0FA9">
        <w:rPr>
          <w:rFonts w:asciiTheme="majorBidi" w:hAnsiTheme="majorBidi" w:cstheme="majorBidi"/>
          <w:sz w:val="24"/>
          <w:szCs w:val="24"/>
        </w:rPr>
        <w:t xml:space="preserve"> </w:t>
      </w:r>
      <w:r w:rsidRPr="009F0FA9">
        <w:rPr>
          <w:rFonts w:asciiTheme="majorBidi" w:hAnsiTheme="majorBidi" w:cstheme="majorBidi"/>
          <w:sz w:val="24"/>
          <w:szCs w:val="24"/>
        </w:rPr>
        <w:t>grants us this opportunity.</w:t>
      </w:r>
      <w:r w:rsidR="00750411">
        <w:rPr>
          <w:rFonts w:asciiTheme="majorBidi" w:hAnsiTheme="majorBidi" w:cstheme="majorBidi"/>
          <w:sz w:val="24"/>
          <w:szCs w:val="24"/>
        </w:rPr>
        <w:t xml:space="preserve"> However, </w:t>
      </w:r>
      <w:r w:rsidR="00022C2D">
        <w:rPr>
          <w:rFonts w:asciiTheme="majorBidi" w:hAnsiTheme="majorBidi" w:cstheme="majorBidi"/>
          <w:sz w:val="24"/>
          <w:szCs w:val="24"/>
        </w:rPr>
        <w:t>t</w:t>
      </w:r>
      <w:r w:rsidR="007A77F3" w:rsidRPr="009F0FA9">
        <w:rPr>
          <w:rFonts w:asciiTheme="majorBidi" w:hAnsiTheme="majorBidi" w:cstheme="majorBidi"/>
          <w:sz w:val="24"/>
          <w:szCs w:val="24"/>
        </w:rPr>
        <w:t xml:space="preserve">hese data suffer from </w:t>
      </w:r>
      <w:del w:id="88" w:author="Brian Mapes" w:date="2018-06-18T23:02:00Z">
        <w:r w:rsidR="007A77F3" w:rsidRPr="009F0FA9" w:rsidDel="003C20B8">
          <w:rPr>
            <w:rFonts w:asciiTheme="majorBidi" w:hAnsiTheme="majorBidi" w:cstheme="majorBidi"/>
            <w:sz w:val="24"/>
            <w:szCs w:val="24"/>
          </w:rPr>
          <w:delText xml:space="preserve">erratic </w:delText>
        </w:r>
      </w:del>
      <w:ins w:id="89" w:author="Brian Mapes" w:date="2018-06-18T23:02:00Z">
        <w:r w:rsidR="003C20B8">
          <w:rPr>
            <w:rFonts w:asciiTheme="majorBidi" w:hAnsiTheme="majorBidi" w:cstheme="majorBidi"/>
            <w:sz w:val="24"/>
            <w:szCs w:val="24"/>
          </w:rPr>
          <w:t>incomplete</w:t>
        </w:r>
        <w:r w:rsidR="003C20B8" w:rsidRPr="009F0FA9">
          <w:rPr>
            <w:rFonts w:asciiTheme="majorBidi" w:hAnsiTheme="majorBidi" w:cstheme="majorBidi"/>
            <w:sz w:val="24"/>
            <w:szCs w:val="24"/>
          </w:rPr>
          <w:t xml:space="preserve"> </w:t>
        </w:r>
      </w:ins>
      <w:r w:rsidR="007A77F3" w:rsidRPr="009F0FA9">
        <w:rPr>
          <w:rFonts w:asciiTheme="majorBidi" w:hAnsiTheme="majorBidi" w:cstheme="majorBidi"/>
          <w:sz w:val="24"/>
          <w:szCs w:val="24"/>
        </w:rPr>
        <w:t>observa</w:t>
      </w:r>
      <w:r w:rsidR="00F02F8B" w:rsidRPr="009F0FA9">
        <w:rPr>
          <w:rFonts w:asciiTheme="majorBidi" w:hAnsiTheme="majorBidi" w:cstheme="majorBidi"/>
          <w:sz w:val="24"/>
          <w:szCs w:val="24"/>
        </w:rPr>
        <w:t xml:space="preserve">tion and time gaps. The MIMIC morphing method was used to fill these gaps by </w:t>
      </w:r>
      <w:r w:rsidR="00750411">
        <w:rPr>
          <w:rFonts w:asciiTheme="majorBidi" w:hAnsiTheme="majorBidi" w:cstheme="majorBidi"/>
          <w:sz w:val="24"/>
          <w:szCs w:val="24"/>
        </w:rPr>
        <w:t>an</w:t>
      </w:r>
      <w:r w:rsidR="00F02F8B" w:rsidRPr="009F0FA9">
        <w:rPr>
          <w:rFonts w:asciiTheme="majorBidi" w:hAnsiTheme="majorBidi" w:cstheme="majorBidi"/>
          <w:sz w:val="24"/>
          <w:szCs w:val="24"/>
        </w:rPr>
        <w:t xml:space="preserve"> advection approach. </w:t>
      </w:r>
      <w:r w:rsidR="00750411">
        <w:rPr>
          <w:rFonts w:asciiTheme="majorBidi" w:hAnsiTheme="majorBidi" w:cstheme="majorBidi"/>
          <w:sz w:val="24"/>
          <w:szCs w:val="24"/>
        </w:rPr>
        <w:t>The RH layer chosen here is 500</w:t>
      </w:r>
      <w:r w:rsidR="00F02F8B" w:rsidRPr="009F0FA9">
        <w:rPr>
          <w:rFonts w:asciiTheme="majorBidi" w:hAnsiTheme="majorBidi" w:cstheme="majorBidi"/>
          <w:sz w:val="24"/>
          <w:szCs w:val="24"/>
        </w:rPr>
        <w:t xml:space="preserve">hpa </w:t>
      </w:r>
      <w:ins w:id="90" w:author="Brian Mapes" w:date="2018-06-18T23:03:00Z">
        <w:r w:rsidR="003C20B8">
          <w:rPr>
            <w:rFonts w:asciiTheme="majorBidi" w:hAnsiTheme="majorBidi" w:cstheme="majorBidi"/>
            <w:sz w:val="24"/>
            <w:szCs w:val="24"/>
          </w:rPr>
          <w:t xml:space="preserve">(400-600 </w:t>
        </w:r>
        <w:proofErr w:type="spellStart"/>
        <w:r w:rsidR="003C20B8">
          <w:rPr>
            <w:rFonts w:asciiTheme="majorBidi" w:hAnsiTheme="majorBidi" w:cstheme="majorBidi"/>
            <w:sz w:val="24"/>
            <w:szCs w:val="24"/>
          </w:rPr>
          <w:t>hPa</w:t>
        </w:r>
        <w:proofErr w:type="spellEnd"/>
        <w:r w:rsidR="003C20B8">
          <w:rPr>
            <w:rFonts w:asciiTheme="majorBidi" w:hAnsiTheme="majorBidi" w:cstheme="majorBidi"/>
            <w:sz w:val="24"/>
            <w:szCs w:val="24"/>
          </w:rPr>
          <w:t xml:space="preserve"> layer mean) </w:t>
        </w:r>
      </w:ins>
      <w:r w:rsidR="00750411">
        <w:rPr>
          <w:rFonts w:asciiTheme="majorBidi" w:hAnsiTheme="majorBidi" w:cstheme="majorBidi"/>
          <w:sz w:val="24"/>
          <w:szCs w:val="24"/>
        </w:rPr>
        <w:t>since</w:t>
      </w:r>
      <w:r w:rsidR="00F02F8B" w:rsidRPr="009F0FA9">
        <w:rPr>
          <w:rFonts w:asciiTheme="majorBidi" w:hAnsiTheme="majorBidi" w:cstheme="majorBidi"/>
          <w:sz w:val="24"/>
          <w:szCs w:val="24"/>
        </w:rPr>
        <w:t xml:space="preserve"> it is </w:t>
      </w:r>
      <w:ins w:id="91" w:author="Brian Mapes" w:date="2018-06-18T23:03:00Z">
        <w:r w:rsidR="003C20B8">
          <w:rPr>
            <w:rFonts w:asciiTheme="majorBidi" w:hAnsiTheme="majorBidi" w:cstheme="majorBidi"/>
            <w:sz w:val="24"/>
            <w:szCs w:val="24"/>
          </w:rPr>
          <w:t xml:space="preserve">the most accurate </w:t>
        </w:r>
      </w:ins>
      <w:ins w:id="92" w:author="Brian Mapes" w:date="2018-06-18T23:04:00Z">
        <w:r w:rsidR="003C20B8">
          <w:rPr>
            <w:rFonts w:asciiTheme="majorBidi" w:hAnsiTheme="majorBidi" w:cstheme="majorBidi"/>
            <w:sz w:val="24"/>
            <w:szCs w:val="24"/>
          </w:rPr>
          <w:t>measurement</w:t>
        </w:r>
      </w:ins>
      <w:ins w:id="93" w:author="Brian Mapes" w:date="2018-06-18T23:03:00Z">
        <w:r w:rsidR="003C20B8">
          <w:rPr>
            <w:rFonts w:asciiTheme="majorBidi" w:hAnsiTheme="majorBidi" w:cstheme="majorBidi"/>
            <w:sz w:val="24"/>
            <w:szCs w:val="24"/>
          </w:rPr>
          <w:t xml:space="preserve"> </w:t>
        </w:r>
      </w:ins>
      <w:ins w:id="94" w:author="Brian Mapes" w:date="2018-06-18T23:04:00Z">
        <w:r w:rsidR="003C20B8">
          <w:rPr>
            <w:rFonts w:asciiTheme="majorBidi" w:hAnsiTheme="majorBidi" w:cstheme="majorBidi"/>
            <w:sz w:val="24"/>
            <w:szCs w:val="24"/>
          </w:rPr>
          <w:t xml:space="preserve">by SAPHIR’s instruments. Its sources and sinks are far from </w:t>
        </w:r>
      </w:ins>
      <w:del w:id="95" w:author="Brian Mapes" w:date="2018-06-18T23:03:00Z">
        <w:r w:rsidR="00F02F8B" w:rsidRPr="009F0FA9" w:rsidDel="003C20B8">
          <w:rPr>
            <w:rFonts w:asciiTheme="majorBidi" w:hAnsiTheme="majorBidi" w:cstheme="majorBidi"/>
            <w:sz w:val="24"/>
            <w:szCs w:val="24"/>
          </w:rPr>
          <w:delText xml:space="preserve">less influenced by </w:delText>
        </w:r>
      </w:del>
      <w:r w:rsidR="00F02F8B" w:rsidRPr="009F0FA9">
        <w:rPr>
          <w:rFonts w:asciiTheme="majorBidi" w:hAnsiTheme="majorBidi" w:cstheme="majorBidi"/>
          <w:sz w:val="24"/>
          <w:szCs w:val="24"/>
        </w:rPr>
        <w:t>the cooling drying and bimodality</w:t>
      </w:r>
      <w:r w:rsidR="00750411">
        <w:rPr>
          <w:rFonts w:asciiTheme="majorBidi" w:hAnsiTheme="majorBidi" w:cstheme="majorBidi"/>
          <w:sz w:val="24"/>
          <w:szCs w:val="24"/>
        </w:rPr>
        <w:t xml:space="preserve"> existing</w:t>
      </w:r>
      <w:r w:rsidR="00F02F8B" w:rsidRPr="009F0FA9">
        <w:rPr>
          <w:rFonts w:asciiTheme="majorBidi" w:hAnsiTheme="majorBidi" w:cstheme="majorBidi"/>
          <w:sz w:val="24"/>
          <w:szCs w:val="24"/>
        </w:rPr>
        <w:t xml:space="preserve"> in th</w:t>
      </w:r>
      <w:r w:rsidR="00750411">
        <w:rPr>
          <w:rFonts w:asciiTheme="majorBidi" w:hAnsiTheme="majorBidi" w:cstheme="majorBidi"/>
          <w:sz w:val="24"/>
          <w:szCs w:val="24"/>
        </w:rPr>
        <w:t>e</w:t>
      </w:r>
      <w:r w:rsidR="00F02F8B" w:rsidRPr="009F0FA9">
        <w:rPr>
          <w:rFonts w:asciiTheme="majorBidi" w:hAnsiTheme="majorBidi" w:cstheme="majorBidi"/>
          <w:sz w:val="24"/>
          <w:szCs w:val="24"/>
        </w:rPr>
        <w:t xml:space="preserve"> upper troposphere and </w:t>
      </w:r>
      <w:del w:id="96" w:author="Brian Mapes" w:date="2018-06-18T23:04:00Z">
        <w:r w:rsidR="003A6BDE" w:rsidRPr="009F0FA9" w:rsidDel="003C20B8">
          <w:rPr>
            <w:rFonts w:asciiTheme="majorBidi" w:hAnsiTheme="majorBidi" w:cstheme="majorBidi"/>
            <w:sz w:val="24"/>
            <w:szCs w:val="24"/>
          </w:rPr>
          <w:delText xml:space="preserve">not related to </w:delText>
        </w:r>
      </w:del>
      <w:r w:rsidR="003A6BDE" w:rsidRPr="009F0FA9">
        <w:rPr>
          <w:rFonts w:asciiTheme="majorBidi" w:hAnsiTheme="majorBidi" w:cstheme="majorBidi"/>
          <w:sz w:val="24"/>
          <w:szCs w:val="24"/>
        </w:rPr>
        <w:t xml:space="preserve">evaporation and surface fluxes variability in the lower levels. </w:t>
      </w:r>
      <w:ins w:id="97" w:author="Brian Mapes" w:date="2018-06-18T23:05:00Z">
        <w:r w:rsidR="003C20B8">
          <w:rPr>
            <w:rFonts w:asciiTheme="majorBidi" w:hAnsiTheme="majorBidi" w:cstheme="majorBidi"/>
            <w:sz w:val="24"/>
            <w:szCs w:val="24"/>
          </w:rPr>
          <w:t xml:space="preserve">Instead its sources are deep convection and its sink is vertical advection by subsidence. </w:t>
        </w:r>
      </w:ins>
      <w:r w:rsidR="00750411">
        <w:rPr>
          <w:rFonts w:asciiTheme="majorBidi" w:hAnsiTheme="majorBidi" w:cstheme="majorBidi"/>
          <w:sz w:val="24"/>
          <w:szCs w:val="24"/>
        </w:rPr>
        <w:t>Some required concepts along with the idea</w:t>
      </w:r>
      <w:r w:rsidR="003A6BDE" w:rsidRPr="009F0FA9">
        <w:rPr>
          <w:rFonts w:asciiTheme="majorBidi" w:hAnsiTheme="majorBidi" w:cstheme="majorBidi"/>
          <w:sz w:val="24"/>
          <w:szCs w:val="24"/>
        </w:rPr>
        <w:t xml:space="preserve"> of present project </w:t>
      </w:r>
      <w:proofErr w:type="gramStart"/>
      <w:r w:rsidR="003A6BDE" w:rsidRPr="009F0FA9">
        <w:rPr>
          <w:rFonts w:asciiTheme="majorBidi" w:hAnsiTheme="majorBidi" w:cstheme="majorBidi"/>
          <w:sz w:val="24"/>
          <w:szCs w:val="24"/>
        </w:rPr>
        <w:t>will</w:t>
      </w:r>
      <w:proofErr w:type="gramEnd"/>
      <w:r w:rsidR="003A6BDE" w:rsidRPr="009F0FA9">
        <w:rPr>
          <w:rFonts w:asciiTheme="majorBidi" w:hAnsiTheme="majorBidi" w:cstheme="majorBidi"/>
          <w:sz w:val="24"/>
          <w:szCs w:val="24"/>
        </w:rPr>
        <w:t xml:space="preserve"> be </w:t>
      </w:r>
      <w:r w:rsidR="00750411" w:rsidRPr="009F0FA9">
        <w:rPr>
          <w:rFonts w:asciiTheme="majorBidi" w:hAnsiTheme="majorBidi" w:cstheme="majorBidi"/>
          <w:sz w:val="24"/>
          <w:szCs w:val="24"/>
        </w:rPr>
        <w:t>comprehensively</w:t>
      </w:r>
      <w:r w:rsidR="003A6BDE" w:rsidRPr="009F0FA9">
        <w:rPr>
          <w:rFonts w:asciiTheme="majorBidi" w:hAnsiTheme="majorBidi" w:cstheme="majorBidi"/>
          <w:sz w:val="24"/>
          <w:szCs w:val="24"/>
        </w:rPr>
        <w:t xml:space="preserve"> explained in the following segment.</w:t>
      </w:r>
      <w:r w:rsidR="00746273" w:rsidRPr="009F0FA9">
        <w:rPr>
          <w:rFonts w:asciiTheme="majorBidi" w:hAnsiTheme="majorBidi" w:cstheme="majorBidi"/>
          <w:color w:val="FF0000"/>
          <w:sz w:val="24"/>
          <w:szCs w:val="24"/>
        </w:rPr>
        <w:t xml:space="preserve"> </w:t>
      </w:r>
    </w:p>
    <w:p w14:paraId="64536799" w14:textId="77777777" w:rsidR="003A6BDE" w:rsidRPr="003A6BDE" w:rsidRDefault="003A6BDE" w:rsidP="003A6BDE">
      <w:pPr>
        <w:autoSpaceDE w:val="0"/>
        <w:autoSpaceDN w:val="0"/>
        <w:adjustRightInd w:val="0"/>
        <w:spacing w:after="0" w:line="240" w:lineRule="auto"/>
        <w:rPr>
          <w:rFonts w:ascii="AdvPSTIM10-R" w:hAnsi="AdvPSTIM10-R" w:cs="AdvPSTIM10-R"/>
          <w:color w:val="0000FF"/>
          <w:sz w:val="19"/>
          <w:szCs w:val="19"/>
        </w:rPr>
      </w:pPr>
    </w:p>
    <w:p w14:paraId="6EBA4E24" w14:textId="77777777" w:rsidR="00EF0E90" w:rsidRDefault="00EF0E90" w:rsidP="00EF0E90">
      <w:pPr>
        <w:jc w:val="both"/>
        <w:rPr>
          <w:rFonts w:asciiTheme="majorBidi" w:eastAsia="Noto Sans CJK SC Regular" w:hAnsiTheme="majorBidi" w:cstheme="majorBidi"/>
          <w:b/>
          <w:bCs/>
          <w:color w:val="000000"/>
          <w:sz w:val="24"/>
          <w:szCs w:val="24"/>
          <w:u w:val="single"/>
        </w:rPr>
      </w:pPr>
    </w:p>
    <w:p w14:paraId="7C54BB0D" w14:textId="77777777" w:rsidR="00EF0E90" w:rsidRDefault="00EF0E90" w:rsidP="00EF0E90">
      <w:pPr>
        <w:jc w:val="both"/>
        <w:rPr>
          <w:rFonts w:asciiTheme="majorBidi" w:eastAsia="Noto Sans CJK SC Regular" w:hAnsiTheme="majorBidi" w:cstheme="majorBidi"/>
          <w:b/>
          <w:bCs/>
          <w:color w:val="000000"/>
          <w:sz w:val="24"/>
          <w:szCs w:val="24"/>
          <w:u w:val="single"/>
        </w:rPr>
      </w:pPr>
    </w:p>
    <w:p w14:paraId="5998EB37" w14:textId="77777777" w:rsidR="00EF0E90" w:rsidRDefault="00AB7CF8" w:rsidP="00EF0E90">
      <w:pPr>
        <w:jc w:val="both"/>
        <w:rPr>
          <w:rFonts w:asciiTheme="majorBidi" w:eastAsia="Noto Sans CJK SC Regular" w:hAnsiTheme="majorBidi" w:cstheme="majorBidi"/>
          <w:b/>
          <w:bCs/>
          <w:color w:val="000000"/>
          <w:sz w:val="24"/>
          <w:szCs w:val="24"/>
          <w:u w:val="single"/>
        </w:rPr>
      </w:pPr>
      <w:r w:rsidRPr="00EF0E90">
        <w:rPr>
          <w:rFonts w:asciiTheme="majorBidi" w:eastAsia="Noto Sans CJK SC Regular" w:hAnsiTheme="majorBidi" w:cstheme="majorBidi"/>
          <w:b/>
          <w:bCs/>
          <w:color w:val="000000"/>
          <w:sz w:val="24"/>
          <w:szCs w:val="24"/>
          <w:u w:val="single"/>
        </w:rPr>
        <w:t>T</w:t>
      </w:r>
      <w:r w:rsidR="00DA6015">
        <w:rPr>
          <w:rFonts w:asciiTheme="majorBidi" w:eastAsia="Noto Sans CJK SC Regular" w:hAnsiTheme="majorBidi" w:cstheme="majorBidi"/>
          <w:b/>
          <w:bCs/>
          <w:color w:val="000000"/>
          <w:sz w:val="24"/>
          <w:szCs w:val="24"/>
          <w:u w:val="single"/>
        </w:rPr>
        <w:t>hermodynamic concepts and applications in present project</w:t>
      </w:r>
    </w:p>
    <w:p w14:paraId="5A8482CF" w14:textId="77777777" w:rsidR="00DC4C94" w:rsidRPr="00EF0E90" w:rsidRDefault="00DC4C94" w:rsidP="00EF0E90">
      <w:pPr>
        <w:jc w:val="both"/>
        <w:rPr>
          <w:rFonts w:asciiTheme="majorBidi" w:eastAsia="Noto Sans CJK SC Regular" w:hAnsiTheme="majorBidi" w:cstheme="majorBidi"/>
          <w:b/>
          <w:bCs/>
          <w:color w:val="000000"/>
          <w:sz w:val="24"/>
          <w:szCs w:val="24"/>
          <w:u w:val="single"/>
        </w:rPr>
      </w:pPr>
      <w:r w:rsidRPr="00EF0E90">
        <w:rPr>
          <w:rFonts w:asciiTheme="majorBidi" w:eastAsia="Noto Sans CJK SC Regular" w:hAnsiTheme="majorBidi" w:cstheme="majorBidi"/>
          <w:sz w:val="24"/>
          <w:szCs w:val="24"/>
        </w:rPr>
        <w:lastRenderedPageBreak/>
        <w:t xml:space="preserve">The total of </w:t>
      </w:r>
      <w:r w:rsidR="00014750" w:rsidRPr="00EF0E90">
        <w:rPr>
          <w:rFonts w:asciiTheme="majorBidi" w:hAnsiTheme="majorBidi" w:cstheme="majorBidi"/>
          <w:sz w:val="24"/>
          <w:szCs w:val="24"/>
        </w:rPr>
        <w:t>internal</w:t>
      </w:r>
      <w:r w:rsidRPr="00EF0E90">
        <w:rPr>
          <w:rFonts w:asciiTheme="majorBidi" w:eastAsia="Noto Sans CJK SC Regular" w:hAnsiTheme="majorBidi" w:cstheme="majorBidi"/>
          <w:sz w:val="24"/>
          <w:szCs w:val="24"/>
        </w:rPr>
        <w:t xml:space="preserve"> energy per mass</w:t>
      </w:r>
      <w:r w:rsidR="00AB7CF8" w:rsidRPr="00EF0E90">
        <w:rPr>
          <w:rFonts w:asciiTheme="majorBidi" w:hAnsiTheme="majorBidi" w:cstheme="majorBidi"/>
          <w:sz w:val="24"/>
          <w:szCs w:val="24"/>
        </w:rPr>
        <w:t>;</w:t>
      </w:r>
      <w:r w:rsidRPr="00EF0E90">
        <w:rPr>
          <w:rFonts w:asciiTheme="majorBidi" w:eastAsia="Noto Sans CJK SC Regular" w:hAnsiTheme="majorBidi" w:cstheme="majorBidi"/>
          <w:sz w:val="24"/>
          <w:szCs w:val="24"/>
        </w:rPr>
        <w:t xml:space="preserve"> </w:t>
      </w:r>
      <w:r w:rsidRPr="00EF0E90">
        <w:rPr>
          <w:rFonts w:asciiTheme="majorBidi" w:eastAsia="Noto Sans CJK SC Regular" w:hAnsiTheme="majorBidi" w:cstheme="majorBidi"/>
          <w:iCs/>
          <w:sz w:val="24"/>
          <w:szCs w:val="24"/>
        </w:rPr>
        <w:t xml:space="preserve">u </w:t>
      </w:r>
      <w:r w:rsidRPr="00EF0E90">
        <w:rPr>
          <w:rFonts w:asciiTheme="majorBidi" w:eastAsia="Noto Sans CJK SC Regular" w:hAnsiTheme="majorBidi" w:cstheme="majorBidi"/>
          <w:sz w:val="24"/>
          <w:szCs w:val="24"/>
        </w:rPr>
        <w:t xml:space="preserve">and the one which is </w:t>
      </w:r>
      <w:r w:rsidR="00014750" w:rsidRPr="00EF0E90">
        <w:rPr>
          <w:rFonts w:asciiTheme="majorBidi" w:hAnsiTheme="majorBidi" w:cstheme="majorBidi"/>
          <w:sz w:val="24"/>
          <w:szCs w:val="24"/>
        </w:rPr>
        <w:t>associated</w:t>
      </w:r>
      <w:r w:rsidRPr="00EF0E90">
        <w:rPr>
          <w:rFonts w:asciiTheme="majorBidi" w:eastAsia="Noto Sans CJK SC Regular" w:hAnsiTheme="majorBidi" w:cstheme="majorBidi"/>
          <w:sz w:val="24"/>
          <w:szCs w:val="24"/>
        </w:rPr>
        <w:t xml:space="preserve"> to the </w:t>
      </w:r>
      <w:r w:rsidR="00014750" w:rsidRPr="00EF0E90">
        <w:rPr>
          <w:rFonts w:asciiTheme="majorBidi" w:hAnsiTheme="majorBidi" w:cstheme="majorBidi"/>
          <w:sz w:val="24"/>
          <w:szCs w:val="24"/>
        </w:rPr>
        <w:t>surrounding</w:t>
      </w:r>
      <w:r w:rsidRPr="00EF0E90">
        <w:rPr>
          <w:rFonts w:asciiTheme="majorBidi" w:eastAsia="Noto Sans CJK SC Regular" w:hAnsiTheme="majorBidi" w:cstheme="majorBidi"/>
          <w:sz w:val="24"/>
          <w:szCs w:val="24"/>
        </w:rPr>
        <w:t xml:space="preserve"> </w:t>
      </w:r>
      <w:r w:rsidR="00014750" w:rsidRPr="00EF0E90">
        <w:rPr>
          <w:rFonts w:asciiTheme="majorBidi" w:hAnsiTheme="majorBidi" w:cstheme="majorBidi"/>
          <w:sz w:val="24"/>
          <w:szCs w:val="24"/>
        </w:rPr>
        <w:t>environment</w:t>
      </w:r>
      <w:r w:rsidRPr="00EF0E90">
        <w:rPr>
          <w:rFonts w:asciiTheme="majorBidi" w:eastAsia="Noto Sans CJK SC Regular" w:hAnsiTheme="majorBidi" w:cstheme="majorBidi"/>
          <w:sz w:val="24"/>
          <w:szCs w:val="24"/>
        </w:rPr>
        <w:t xml:space="preserve"> pressure </w:t>
      </w:r>
      <m:oMath>
        <m:r>
          <m:rPr>
            <m:sty m:val="p"/>
          </m:rPr>
          <w:rPr>
            <w:rFonts w:ascii="Cambria Math" w:hAnsi="Cambria Math" w:cstheme="majorBidi"/>
            <w:sz w:val="24"/>
            <w:szCs w:val="24"/>
          </w:rPr>
          <m:t>αp</m:t>
        </m:r>
      </m:oMath>
      <w:r w:rsidRPr="00EF0E90">
        <w:rPr>
          <w:rFonts w:asciiTheme="majorBidi" w:eastAsia="Noto Sans CJK SC Regular" w:hAnsiTheme="majorBidi" w:cstheme="majorBidi"/>
          <w:sz w:val="24"/>
          <w:szCs w:val="24"/>
        </w:rPr>
        <w:t xml:space="preserve"> form enthalpy:</w:t>
      </w:r>
    </w:p>
    <w:p w14:paraId="289B1345" w14:textId="77777777" w:rsidR="00BB0112" w:rsidRPr="00DC4C94" w:rsidRDefault="00BB0112" w:rsidP="00BB0112">
      <w:pPr>
        <w:pStyle w:val="Standar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D5A75" w14:paraId="6A0E692E" w14:textId="77777777" w:rsidTr="001E5128">
        <w:tc>
          <w:tcPr>
            <w:tcW w:w="4675" w:type="dxa"/>
            <w:vAlign w:val="center"/>
          </w:tcPr>
          <w:p w14:paraId="603F1043" w14:textId="77777777" w:rsidR="00FD5A75" w:rsidRPr="00FD5A75" w:rsidRDefault="00FD5A75" w:rsidP="00FD5A75">
            <w:pPr>
              <w:pStyle w:val="Standard"/>
            </w:pPr>
            <m:oMathPara>
              <m:oMathParaPr>
                <m:jc m:val="left"/>
              </m:oMathParaPr>
              <m:oMath>
                <m:r>
                  <w:rPr>
                    <w:rFonts w:ascii="Cambria Math" w:hAnsi="Cambria Math"/>
                  </w:rPr>
                  <m:t>h=u+</m:t>
                </m:r>
                <m:r>
                  <m:rPr>
                    <m:sty m:val="p"/>
                  </m:rPr>
                  <w:rPr>
                    <w:rFonts w:ascii="Cambria Math" w:hAnsi="Cambria Math"/>
                  </w:rPr>
                  <m:t>αp</m:t>
                </m:r>
              </m:oMath>
            </m:oMathPara>
          </w:p>
        </w:tc>
        <w:tc>
          <w:tcPr>
            <w:tcW w:w="4675" w:type="dxa"/>
          </w:tcPr>
          <w:p w14:paraId="6E5FBE24" w14:textId="77777777" w:rsidR="00FD5A75" w:rsidRDefault="00FD5A75" w:rsidP="00FD5A75">
            <w:pPr>
              <w:pStyle w:val="Standard"/>
              <w:bidi/>
            </w:pPr>
            <w:r>
              <w:t xml:space="preserve"> (1)</w:t>
            </w:r>
          </w:p>
        </w:tc>
      </w:tr>
    </w:tbl>
    <w:p w14:paraId="45E5FE86" w14:textId="77777777" w:rsidR="00156DC9" w:rsidRDefault="00156DC9" w:rsidP="000054E3">
      <w:pPr>
        <w:pStyle w:val="Standard"/>
      </w:pPr>
    </w:p>
    <w:p w14:paraId="23623B57" w14:textId="77777777" w:rsidR="00DC4C94" w:rsidRPr="00EF0E90" w:rsidRDefault="00DC4C94" w:rsidP="00EF0E90">
      <w:pPr>
        <w:pStyle w:val="Standard"/>
        <w:spacing w:line="23" w:lineRule="atLeast"/>
        <w:jc w:val="both"/>
        <w:rPr>
          <w:rFonts w:asciiTheme="majorBidi" w:hAnsiTheme="majorBidi" w:cstheme="majorBidi"/>
        </w:rPr>
      </w:pPr>
      <m:oMath>
        <m:r>
          <m:rPr>
            <m:sty m:val="p"/>
          </m:rPr>
          <w:rPr>
            <w:rFonts w:ascii="Cambria Math" w:hAnsi="Cambria Math" w:cstheme="majorBidi"/>
          </w:rPr>
          <m:t>α</m:t>
        </m:r>
      </m:oMath>
      <w:r w:rsidRPr="00EF0E90">
        <w:rPr>
          <w:rFonts w:asciiTheme="majorBidi" w:hAnsiTheme="majorBidi" w:cstheme="majorBidi"/>
        </w:rPr>
        <w:t xml:space="preserve"> </w:t>
      </w:r>
      <w:proofErr w:type="gramStart"/>
      <w:r w:rsidRPr="00EF0E90">
        <w:rPr>
          <w:rFonts w:asciiTheme="majorBidi" w:hAnsiTheme="majorBidi" w:cstheme="majorBidi"/>
        </w:rPr>
        <w:t>is</w:t>
      </w:r>
      <w:proofErr w:type="gramEnd"/>
      <w:r w:rsidRPr="00EF0E90">
        <w:rPr>
          <w:rFonts w:asciiTheme="majorBidi" w:hAnsiTheme="majorBidi" w:cstheme="majorBidi"/>
        </w:rPr>
        <w:t xml:space="preserve"> </w:t>
      </w:r>
      <w:r w:rsidR="000054E3" w:rsidRPr="00EF0E90">
        <w:rPr>
          <w:rFonts w:asciiTheme="majorBidi" w:hAnsiTheme="majorBidi" w:cstheme="majorBidi"/>
        </w:rPr>
        <w:t>specific volume</w:t>
      </w:r>
      <w:r w:rsidRPr="00EF0E90">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ρ</m:t>
            </m:r>
          </m:den>
        </m:f>
      </m:oMath>
      <w:r w:rsidRPr="00EF0E90">
        <w:rPr>
          <w:rFonts w:asciiTheme="majorBidi" w:hAnsiTheme="majorBidi" w:cstheme="majorBidi"/>
        </w:rPr>
        <w:t xml:space="preserve">. The </w:t>
      </w:r>
      <m:oMath>
        <m:r>
          <m:rPr>
            <m:sty m:val="p"/>
          </m:rPr>
          <w:rPr>
            <w:rFonts w:ascii="Cambria Math" w:hAnsi="Cambria Math" w:cstheme="majorBidi"/>
          </w:rPr>
          <m:t>αp</m:t>
        </m:r>
      </m:oMath>
      <w:r w:rsidRPr="00EF0E90">
        <w:rPr>
          <w:rFonts w:asciiTheme="majorBidi" w:hAnsiTheme="majorBidi" w:cstheme="majorBidi"/>
        </w:rPr>
        <w:t xml:space="preserve"> for an ideal gas is RT. Where R</w:t>
      </w:r>
      <w:r w:rsidR="004F3212" w:rsidRPr="00EF0E90">
        <w:rPr>
          <w:rFonts w:asciiTheme="majorBidi" w:hAnsiTheme="majorBidi" w:cstheme="majorBidi"/>
        </w:rPr>
        <w:t xml:space="preserve"> d</w:t>
      </w:r>
      <w:r w:rsidR="000054E3" w:rsidRPr="00EF0E90">
        <w:rPr>
          <w:rFonts w:asciiTheme="majorBidi" w:hAnsiTheme="majorBidi" w:cstheme="majorBidi"/>
        </w:rPr>
        <w:t xml:space="preserve">epends on the molecular </w:t>
      </w:r>
      <w:r w:rsidR="00014750" w:rsidRPr="00EF0E90">
        <w:rPr>
          <w:rFonts w:asciiTheme="majorBidi" w:hAnsiTheme="majorBidi" w:cstheme="majorBidi"/>
        </w:rPr>
        <w:t>weight.</w:t>
      </w:r>
    </w:p>
    <w:p w14:paraId="0A8B3839" w14:textId="6A08BCB3" w:rsidR="000054E3" w:rsidRPr="00EF0E90" w:rsidRDefault="000054E3" w:rsidP="00EF0E90">
      <w:pPr>
        <w:autoSpaceDE w:val="0"/>
        <w:adjustRightInd w:val="0"/>
        <w:spacing w:line="23" w:lineRule="atLeast"/>
        <w:jc w:val="both"/>
        <w:rPr>
          <w:rFonts w:asciiTheme="majorBidi" w:hAnsiTheme="majorBidi" w:cstheme="majorBidi"/>
          <w:sz w:val="24"/>
          <w:szCs w:val="24"/>
        </w:rPr>
      </w:pPr>
      <w:r w:rsidRPr="00EF0E90">
        <w:rPr>
          <w:rFonts w:asciiTheme="majorBidi" w:hAnsiTheme="majorBidi" w:cstheme="majorBidi"/>
          <w:color w:val="000000" w:themeColor="text1"/>
          <w:sz w:val="24"/>
          <w:szCs w:val="24"/>
        </w:rPr>
        <w:t xml:space="preserve">Enthalpy is </w:t>
      </w:r>
      <w:r w:rsidRPr="00EF0E90">
        <w:rPr>
          <w:rFonts w:asciiTheme="majorBidi" w:hAnsiTheme="majorBidi" w:cstheme="majorBidi"/>
          <w:sz w:val="24"/>
          <w:szCs w:val="24"/>
        </w:rPr>
        <w:t xml:space="preserve">one of the most important variables in atmospheric sciences, because we cannot control for the volume of an air parcel, but we can control for its pressure. To determine by how much the </w:t>
      </w:r>
      <w:proofErr w:type="spellStart"/>
      <w:r w:rsidRPr="00EF0E90">
        <w:rPr>
          <w:rFonts w:asciiTheme="majorBidi" w:hAnsiTheme="majorBidi" w:cstheme="majorBidi"/>
          <w:sz w:val="24"/>
          <w:szCs w:val="24"/>
        </w:rPr>
        <w:t>radiative</w:t>
      </w:r>
      <w:proofErr w:type="spellEnd"/>
      <w:r w:rsidRPr="00EF0E90">
        <w:rPr>
          <w:rFonts w:asciiTheme="majorBidi" w:hAnsiTheme="majorBidi" w:cstheme="majorBidi"/>
          <w:sz w:val="24"/>
          <w:szCs w:val="24"/>
        </w:rPr>
        <w:t xml:space="preserve"> </w:t>
      </w:r>
      <w:proofErr w:type="gramStart"/>
      <w:r w:rsidRPr="00EF0E90">
        <w:rPr>
          <w:rFonts w:asciiTheme="majorBidi" w:hAnsiTheme="majorBidi" w:cstheme="majorBidi"/>
          <w:sz w:val="24"/>
          <w:szCs w:val="24"/>
        </w:rPr>
        <w:t>heating</w:t>
      </w:r>
      <w:r w:rsidR="00D33448" w:rsidRPr="00EF0E90">
        <w:rPr>
          <w:rFonts w:asciiTheme="majorBidi" w:hAnsiTheme="majorBidi" w:cstheme="majorBidi"/>
          <w:sz w:val="24"/>
          <w:szCs w:val="24"/>
        </w:rPr>
        <w:t>(</w:t>
      </w:r>
      <w:proofErr w:type="gramEnd"/>
      <w:r w:rsidR="00D33448" w:rsidRPr="00EF0E90">
        <w:rPr>
          <w:rFonts w:asciiTheme="majorBidi" w:hAnsiTheme="majorBidi" w:cstheme="majorBidi"/>
          <w:sz w:val="24"/>
          <w:szCs w:val="24"/>
        </w:rPr>
        <w:t>cooling)</w:t>
      </w:r>
      <w:r w:rsidRPr="00EF0E90">
        <w:rPr>
          <w:rFonts w:asciiTheme="majorBidi" w:hAnsiTheme="majorBidi" w:cstheme="majorBidi"/>
          <w:sz w:val="24"/>
          <w:szCs w:val="24"/>
        </w:rPr>
        <w:t xml:space="preserve"> of an air parcel at constant pressure, rises</w:t>
      </w:r>
      <w:ins w:id="98" w:author="Brian Mapes" w:date="2018-06-18T23:06:00Z">
        <w:r w:rsidR="001F35C8">
          <w:rPr>
            <w:rFonts w:asciiTheme="majorBidi" w:hAnsiTheme="majorBidi" w:cstheme="majorBidi"/>
            <w:sz w:val="24"/>
            <w:szCs w:val="24"/>
          </w:rPr>
          <w:t xml:space="preserve"> </w:t>
        </w:r>
      </w:ins>
      <w:r w:rsidR="00D33448" w:rsidRPr="00EF0E90">
        <w:rPr>
          <w:rFonts w:asciiTheme="majorBidi" w:hAnsiTheme="majorBidi" w:cstheme="majorBidi"/>
          <w:sz w:val="24"/>
          <w:szCs w:val="24"/>
        </w:rPr>
        <w:t>(reduces)</w:t>
      </w:r>
      <w:r w:rsidRPr="00EF0E90">
        <w:rPr>
          <w:rFonts w:asciiTheme="majorBidi" w:hAnsiTheme="majorBidi" w:cstheme="majorBidi"/>
          <w:sz w:val="24"/>
          <w:szCs w:val="24"/>
        </w:rPr>
        <w:t xml:space="preserve"> the temperature we use the </w:t>
      </w:r>
      <w:r w:rsidR="00D33448" w:rsidRPr="00EF0E90">
        <w:rPr>
          <w:rFonts w:asciiTheme="majorBidi" w:hAnsiTheme="majorBidi" w:cstheme="majorBidi"/>
          <w:sz w:val="24"/>
          <w:szCs w:val="24"/>
        </w:rPr>
        <w:t>specific heat capacity</w:t>
      </w:r>
      <w:r w:rsidRPr="00EF0E90">
        <w:rPr>
          <w:rFonts w:asciiTheme="majorBidi" w:hAnsiTheme="majorBidi" w:cstheme="majorBidi"/>
          <w:sz w:val="24"/>
          <w:szCs w:val="24"/>
        </w:rPr>
        <w:t xml:space="preserve"> parameter:</w:t>
      </w:r>
    </w:p>
    <w:p w14:paraId="19F89E5A" w14:textId="77777777" w:rsidR="00FD5A75" w:rsidRDefault="00FD5A75" w:rsidP="000054E3">
      <w:pPr>
        <w:autoSpaceDE w:val="0"/>
        <w:adjustRightInd w:val="0"/>
        <w:rPr>
          <w:rFonts w:ascii="NimbusRomNo9L-Regu" w:hAnsi="NimbusRomNo9L-Regu" w:cs="NimbusRomNo9L-Reg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D5A75" w14:paraId="719808C4" w14:textId="77777777" w:rsidTr="001E5128">
        <w:tc>
          <w:tcPr>
            <w:tcW w:w="4675" w:type="dxa"/>
          </w:tcPr>
          <w:p w14:paraId="71DFACA6" w14:textId="6781F489" w:rsidR="00FD5A75" w:rsidRPr="00FD5A75" w:rsidRDefault="006701BF" w:rsidP="001F35C8">
            <w:pPr>
              <w:autoSpaceDE w:val="0"/>
              <w:adjustRightInd w:val="0"/>
              <w:rPr>
                <w:rFonts w:ascii="NimbusRomNo9L-Regu" w:hAnsi="NimbusRomNo9L-Regu" w:cs="NimbusRomNo9L-Regu"/>
              </w:rPr>
            </w:pPr>
            <m:oMathPara>
              <m:oMathParaPr>
                <m:jc m:val="left"/>
              </m:oMathParaPr>
              <m:oMath>
                <m:sSub>
                  <m:sSubPr>
                    <m:ctrlPr>
                      <w:rPr>
                        <w:rFonts w:ascii="Cambria Math" w:hAnsi="Cambria Math" w:cs="NimbusRomNo9L-Regu"/>
                      </w:rPr>
                    </m:ctrlPr>
                  </m:sSubPr>
                  <m:e>
                    <m:r>
                      <w:rPr>
                        <w:rFonts w:ascii="Cambria Math" w:hAnsi="Cambria Math" w:cs="NimbusRomNo9L-Regu"/>
                      </w:rPr>
                      <m:t>c</m:t>
                    </m:r>
                  </m:e>
                  <m:sub>
                    <m:r>
                      <w:rPr>
                        <w:rFonts w:ascii="Cambria Math" w:hAnsi="Cambria Math" w:cs="NimbusRomNo9L-Regu"/>
                      </w:rPr>
                      <m:t>p</m:t>
                    </m:r>
                  </m:sub>
                </m:sSub>
                <m:r>
                  <w:rPr>
                    <w:rFonts w:ascii="Cambria Math" w:hAnsi="Cambria Math" w:cs="NimbusRomNo9L-Regu"/>
                  </w:rPr>
                  <m:t>=</m:t>
                </m:r>
                <m:f>
                  <m:fPr>
                    <m:ctrlPr>
                      <w:rPr>
                        <w:rFonts w:ascii="Cambria Math" w:hAnsi="Cambria Math" w:cs="NimbusRomNo9L-Regu"/>
                      </w:rPr>
                    </m:ctrlPr>
                  </m:fPr>
                  <m:num>
                    <m:r>
                      <m:rPr>
                        <m:sty m:val="p"/>
                      </m:rPr>
                      <w:rPr>
                        <w:rFonts w:ascii="Cambria Math" w:hAnsi="Cambria Math" w:cs="NimbusRomNo9L-Regu"/>
                      </w:rPr>
                      <m:t>dh</m:t>
                    </m:r>
                  </m:num>
                  <m:den>
                    <m:r>
                      <m:rPr>
                        <m:sty m:val="p"/>
                      </m:rPr>
                      <w:rPr>
                        <w:rFonts w:ascii="Cambria Math" w:hAnsi="Cambria Math" w:cs="NimbusRomNo9L-Regu"/>
                      </w:rPr>
                      <m:t>dT</m:t>
                    </m:r>
                  </m:den>
                </m:f>
                <m:r>
                  <w:rPr>
                    <w:rFonts w:ascii="Cambria Math" w:hAnsi="Cambria Math" w:cs="NimbusRomNo9L-Regu"/>
                  </w:rPr>
                  <m:t>=</m:t>
                </m:r>
                <w:ins w:id="99" w:author="Brian Mapes" w:date="2018-06-18T23:07:00Z">
                  <m:r>
                    <w:rPr>
                      <w:rFonts w:ascii="Cambria Math" w:hAnsi="Cambria Math" w:cs="NimbusRomNo9L-Regu"/>
                    </w:rPr>
                    <m:t>????</m:t>
                  </m:r>
                </w:ins>
                <m:sSub>
                  <m:sSubPr>
                    <m:ctrlPr>
                      <w:del w:id="100" w:author="Brian Mapes" w:date="2018-06-18T23:07:00Z">
                        <w:rPr>
                          <w:rFonts w:ascii="Cambria Math" w:hAnsi="Cambria Math" w:cs="NimbusRomNo9L-Regu"/>
                        </w:rPr>
                      </w:del>
                    </m:ctrlPr>
                  </m:sSubPr>
                  <m:e>
                    <w:del w:id="101" w:author="Brian Mapes" w:date="2018-06-18T23:07:00Z">
                      <m:r>
                        <w:rPr>
                          <w:rFonts w:ascii="Cambria Math" w:hAnsi="Cambria Math" w:cs="NimbusRomNo9L-Regu"/>
                        </w:rPr>
                        <m:t>(</m:t>
                      </m:r>
                    </w:del>
                    <m:f>
                      <m:fPr>
                        <m:ctrlPr>
                          <w:del w:id="102" w:author="Brian Mapes" w:date="2018-06-18T23:07:00Z">
                            <w:rPr>
                              <w:rFonts w:ascii="Cambria Math" w:hAnsi="Cambria Math" w:cs="NimbusRomNo9L-Regu"/>
                            </w:rPr>
                          </w:del>
                        </m:ctrlPr>
                      </m:fPr>
                      <m:num>
                        <w:del w:id="103" w:author="Brian Mapes" w:date="2018-06-18T23:07:00Z">
                          <m:r>
                            <w:rPr>
                              <w:rFonts w:ascii="Cambria Math" w:hAnsi="Cambria Math" w:cs="NimbusRomNo9L-Regu"/>
                            </w:rPr>
                            <m:t>∂q</m:t>
                          </m:r>
                        </w:del>
                      </m:num>
                      <m:den>
                        <w:del w:id="104" w:author="Brian Mapes" w:date="2018-06-18T23:07:00Z">
                          <m:r>
                            <w:rPr>
                              <w:rFonts w:ascii="Cambria Math" w:hAnsi="Cambria Math" w:cs="NimbusRomNo9L-Regu"/>
                            </w:rPr>
                            <m:t>∂T</m:t>
                          </m:r>
                        </w:del>
                      </m:den>
                    </m:f>
                    <w:del w:id="105" w:author="Brian Mapes" w:date="2018-06-18T23:07:00Z">
                      <m:r>
                        <w:rPr>
                          <w:rFonts w:ascii="Cambria Math" w:hAnsi="Cambria Math" w:cs="NimbusRomNo9L-Regu"/>
                        </w:rPr>
                        <m:t>)</m:t>
                      </m:r>
                    </w:del>
                  </m:e>
                  <m:sub>
                    <w:del w:id="106" w:author="Brian Mapes" w:date="2018-06-18T23:07:00Z">
                      <m:r>
                        <w:rPr>
                          <w:rFonts w:ascii="Cambria Math" w:hAnsi="Cambria Math" w:cs="NimbusRomNo9L-Regu"/>
                        </w:rPr>
                        <m:t>p</m:t>
                      </m:r>
                    </w:del>
                  </m:sub>
                </m:sSub>
              </m:oMath>
            </m:oMathPara>
          </w:p>
        </w:tc>
        <w:tc>
          <w:tcPr>
            <w:tcW w:w="4675" w:type="dxa"/>
          </w:tcPr>
          <w:p w14:paraId="2CEF40DC" w14:textId="77777777" w:rsidR="00FD5A75" w:rsidRDefault="00FD5A75" w:rsidP="00FD5A75">
            <w:pPr>
              <w:autoSpaceDE w:val="0"/>
              <w:bidi/>
              <w:adjustRightInd w:val="0"/>
              <w:rPr>
                <w:rFonts w:ascii="NimbusRomNo9L-Regu" w:hAnsi="NimbusRomNo9L-Regu" w:cs="NimbusRomNo9L-Regu"/>
              </w:rPr>
            </w:pPr>
            <w:r>
              <w:rPr>
                <w:rFonts w:ascii="NimbusRomNo9L-Regu" w:hAnsi="NimbusRomNo9L-Regu" w:cs="NimbusRomNo9L-Regu"/>
              </w:rPr>
              <w:t>(2)</w:t>
            </w:r>
          </w:p>
        </w:tc>
      </w:tr>
    </w:tbl>
    <w:p w14:paraId="70954707" w14:textId="77777777" w:rsidR="000054E3" w:rsidRDefault="000054E3" w:rsidP="000054E3">
      <w:pPr>
        <w:autoSpaceDE w:val="0"/>
        <w:adjustRightInd w:val="0"/>
        <w:rPr>
          <w:rFonts w:ascii="NimbusRomNo9L-Regu" w:hAnsi="NimbusRomNo9L-Regu" w:cs="NimbusRomNo9L-Regu"/>
        </w:rPr>
      </w:pPr>
    </w:p>
    <w:p w14:paraId="29D2D340" w14:textId="77777777" w:rsidR="00910D16" w:rsidRPr="00EF0E90" w:rsidRDefault="00910D16" w:rsidP="00EF0E90">
      <w:pPr>
        <w:pStyle w:val="Standard"/>
        <w:spacing w:line="23" w:lineRule="atLeast"/>
        <w:jc w:val="both"/>
        <w:rPr>
          <w:rFonts w:asciiTheme="majorBidi" w:hAnsiTheme="majorBidi" w:cstheme="majorBidi"/>
        </w:rPr>
      </w:pPr>
      <w:r w:rsidRPr="00EF0E90">
        <w:rPr>
          <w:rFonts w:asciiTheme="majorBidi" w:hAnsiTheme="majorBidi" w:cstheme="majorBidi"/>
        </w:rPr>
        <w:t xml:space="preserve">So in </w:t>
      </w:r>
      <w:r w:rsidR="0021529A" w:rsidRPr="00EF0E90">
        <w:rPr>
          <w:rFonts w:asciiTheme="majorBidi" w:hAnsiTheme="majorBidi" w:cstheme="majorBidi"/>
        </w:rPr>
        <w:t>the transfer of air mass if we as</w:t>
      </w:r>
      <w:r w:rsidR="00D33448" w:rsidRPr="00EF0E90">
        <w:rPr>
          <w:rFonts w:asciiTheme="majorBidi" w:hAnsiTheme="majorBidi" w:cstheme="majorBidi"/>
        </w:rPr>
        <w:t xml:space="preserve">sume that the R is constant, </w:t>
      </w:r>
      <w:r w:rsidRPr="00EF0E90">
        <w:rPr>
          <w:rFonts w:asciiTheme="majorBidi" w:hAnsiTheme="majorBidi" w:cstheme="majorBidi"/>
        </w:rPr>
        <w:t xml:space="preserve">by adding the </w:t>
      </w:r>
      <w:r w:rsidR="00BF550B" w:rsidRPr="00EF0E90">
        <w:rPr>
          <w:rFonts w:asciiTheme="majorBidi" w:hAnsiTheme="majorBidi" w:cstheme="majorBidi"/>
        </w:rPr>
        <w:t>gravitational</w:t>
      </w:r>
      <w:r w:rsidRPr="00EF0E90">
        <w:rPr>
          <w:rFonts w:asciiTheme="majorBidi" w:hAnsiTheme="majorBidi" w:cstheme="majorBidi"/>
        </w:rPr>
        <w:t xml:space="preserve"> potential per </w:t>
      </w:r>
      <w:r w:rsidR="00D33448" w:rsidRPr="00EF0E90">
        <w:rPr>
          <w:rFonts w:asciiTheme="majorBidi" w:hAnsiTheme="majorBidi" w:cstheme="majorBidi"/>
        </w:rPr>
        <w:t xml:space="preserve">mass unit </w:t>
      </w:r>
      <w:r w:rsidRPr="00EF0E90">
        <w:rPr>
          <w:rFonts w:asciiTheme="majorBidi" w:hAnsiTheme="majorBidi" w:cstheme="majorBidi"/>
        </w:rPr>
        <w:t xml:space="preserve">to parcel’s internal energy because of its new </w:t>
      </w:r>
      <w:r w:rsidR="00014750" w:rsidRPr="00EF0E90">
        <w:rPr>
          <w:rFonts w:asciiTheme="majorBidi" w:hAnsiTheme="majorBidi" w:cstheme="majorBidi"/>
        </w:rPr>
        <w:t>height</w:t>
      </w:r>
      <w:r w:rsidRPr="00EF0E90">
        <w:rPr>
          <w:rFonts w:asciiTheme="majorBidi" w:hAnsiTheme="majorBidi" w:cstheme="majorBidi"/>
        </w:rPr>
        <w:t>, the enthalpy will be:</w:t>
      </w:r>
    </w:p>
    <w:p w14:paraId="17FF13E5" w14:textId="77777777" w:rsidR="000C7CF8" w:rsidRPr="00AB7CF8" w:rsidRDefault="000C7CF8" w:rsidP="00AB7CF8">
      <w:pPr>
        <w:pStyle w:val="Standard"/>
        <w:jc w:val="both"/>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D5A75" w14:paraId="4F3E20B2" w14:textId="77777777" w:rsidTr="001E5128">
        <w:tc>
          <w:tcPr>
            <w:tcW w:w="4675" w:type="dxa"/>
          </w:tcPr>
          <w:p w14:paraId="2FAB0345" w14:textId="77777777" w:rsidR="00FD5A75" w:rsidRPr="00FD5A75" w:rsidRDefault="00FD5A75" w:rsidP="000C7CF8">
            <w:pPr>
              <w:pStyle w:val="Standard"/>
            </w:pPr>
            <m:oMathPara>
              <m:oMathParaPr>
                <m:jc m:val="left"/>
              </m:oMathParaPr>
              <m:oMath>
                <m:r>
                  <w:rPr>
                    <w:rFonts w:ascii="Cambria Math" w:hAnsi="Cambria Math"/>
                  </w:rPr>
                  <m:t>h=</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T+gz</m:t>
                </m:r>
              </m:oMath>
            </m:oMathPara>
          </w:p>
        </w:tc>
        <w:tc>
          <w:tcPr>
            <w:tcW w:w="4675" w:type="dxa"/>
          </w:tcPr>
          <w:p w14:paraId="4EA9480E" w14:textId="77777777" w:rsidR="00FD5A75" w:rsidRDefault="00FD5A75" w:rsidP="00FD5A75">
            <w:pPr>
              <w:pStyle w:val="Standard"/>
              <w:bidi/>
            </w:pPr>
            <w:r>
              <w:t xml:space="preserve"> (3)</w:t>
            </w:r>
          </w:p>
        </w:tc>
      </w:tr>
    </w:tbl>
    <w:p w14:paraId="1D791DD0" w14:textId="77777777" w:rsidR="00FD5A75" w:rsidRPr="00EF0E90" w:rsidRDefault="00FD5A75" w:rsidP="00EF0E90">
      <w:pPr>
        <w:pStyle w:val="Standard"/>
        <w:spacing w:line="23" w:lineRule="atLeast"/>
        <w:rPr>
          <w:rFonts w:asciiTheme="majorBidi" w:hAnsiTheme="majorBidi" w:cstheme="majorBidi"/>
        </w:rPr>
      </w:pPr>
    </w:p>
    <w:p w14:paraId="4A798389" w14:textId="77777777" w:rsidR="008413E0" w:rsidRPr="00EF0E90" w:rsidRDefault="00014750" w:rsidP="00EF0E90">
      <w:pPr>
        <w:pStyle w:val="Standard"/>
        <w:spacing w:line="23" w:lineRule="atLeast"/>
        <w:rPr>
          <w:rFonts w:asciiTheme="majorBidi" w:hAnsiTheme="majorBidi" w:cstheme="majorBidi"/>
        </w:rPr>
      </w:pPr>
      <w:r w:rsidRPr="00EF0E90">
        <w:rPr>
          <w:rFonts w:asciiTheme="majorBidi" w:hAnsiTheme="majorBidi" w:cstheme="majorBidi"/>
        </w:rPr>
        <w:t>This</w:t>
      </w:r>
      <w:r w:rsidR="00D33448" w:rsidRPr="00EF0E90">
        <w:rPr>
          <w:rFonts w:asciiTheme="majorBidi" w:hAnsiTheme="majorBidi" w:cstheme="majorBidi"/>
        </w:rPr>
        <w:t xml:space="preserve"> is</w:t>
      </w:r>
      <w:r w:rsidRPr="00EF0E90">
        <w:rPr>
          <w:rFonts w:asciiTheme="majorBidi" w:hAnsiTheme="majorBidi" w:cstheme="majorBidi"/>
        </w:rPr>
        <w:t xml:space="preserve"> also</w:t>
      </w:r>
      <w:r w:rsidR="00D33448" w:rsidRPr="00EF0E90">
        <w:rPr>
          <w:rFonts w:asciiTheme="majorBidi" w:hAnsiTheme="majorBidi" w:cstheme="majorBidi"/>
        </w:rPr>
        <w:t xml:space="preserve"> called the dry static </w:t>
      </w:r>
      <w:r w:rsidRPr="00EF0E90">
        <w:rPr>
          <w:rFonts w:asciiTheme="majorBidi" w:hAnsiTheme="majorBidi" w:cstheme="majorBidi"/>
        </w:rPr>
        <w:t>energy</w:t>
      </w:r>
      <w:r w:rsidR="00D33448" w:rsidRPr="00EF0E90">
        <w:rPr>
          <w:rFonts w:asciiTheme="majorBidi" w:hAnsiTheme="majorBidi" w:cstheme="majorBidi"/>
        </w:rPr>
        <w:t xml:space="preserve"> </w:t>
      </w:r>
      <m:oMath>
        <m:sSub>
          <m:sSubPr>
            <m:ctrlPr>
              <w:rPr>
                <w:rFonts w:ascii="Cambria Math" w:hAnsi="Cambria Math" w:cstheme="majorBidi"/>
              </w:rPr>
            </m:ctrlPr>
          </m:sSubPr>
          <m:e>
            <m:r>
              <w:rPr>
                <w:rFonts w:ascii="Cambria Math" w:hAnsi="Cambria Math" w:cstheme="majorBidi"/>
              </w:rPr>
              <m:t>h</m:t>
            </m:r>
          </m:e>
          <m:sub>
            <m:r>
              <w:rPr>
                <w:rFonts w:ascii="Cambria Math" w:hAnsi="Cambria Math" w:cstheme="majorBidi"/>
              </w:rPr>
              <m:t>d</m:t>
            </m:r>
          </m:sub>
        </m:sSub>
      </m:oMath>
      <w:r w:rsidRPr="00EF0E90">
        <w:rPr>
          <w:rFonts w:asciiTheme="majorBidi" w:hAnsiTheme="majorBidi" w:cstheme="majorBidi"/>
        </w:rPr>
        <w:t>.</w:t>
      </w:r>
    </w:p>
    <w:p w14:paraId="32B809D8" w14:textId="17105FB6" w:rsidR="00C51670" w:rsidRPr="00EF0E90" w:rsidRDefault="008413E0" w:rsidP="00EF0E90">
      <w:pPr>
        <w:pStyle w:val="Standard"/>
        <w:spacing w:line="23" w:lineRule="atLeast"/>
        <w:rPr>
          <w:rFonts w:asciiTheme="majorBidi" w:hAnsiTheme="majorBidi" w:cstheme="majorBidi"/>
        </w:rPr>
      </w:pPr>
      <w:r w:rsidRPr="00EF0E90">
        <w:rPr>
          <w:rFonts w:asciiTheme="majorBidi" w:hAnsiTheme="majorBidi" w:cstheme="majorBidi"/>
        </w:rPr>
        <w:t xml:space="preserve"> If the air mass </w:t>
      </w:r>
      <w:r w:rsidR="000C7CF8" w:rsidRPr="00EF0E90">
        <w:rPr>
          <w:rFonts w:asciiTheme="majorBidi" w:hAnsiTheme="majorBidi" w:cstheme="majorBidi"/>
        </w:rPr>
        <w:t>contains a</w:t>
      </w:r>
      <w:r w:rsidRPr="00EF0E90">
        <w:rPr>
          <w:rFonts w:asciiTheme="majorBidi" w:hAnsiTheme="majorBidi" w:cstheme="majorBidi"/>
        </w:rPr>
        <w:t xml:space="preserve"> frac</w:t>
      </w:r>
      <w:r w:rsidR="000C7CF8" w:rsidRPr="00EF0E90">
        <w:rPr>
          <w:rFonts w:asciiTheme="majorBidi" w:hAnsiTheme="majorBidi" w:cstheme="majorBidi"/>
        </w:rPr>
        <w:t>tion of water vapor</w:t>
      </w:r>
      <w:ins w:id="107" w:author="Brian Mapes" w:date="2018-06-18T23:06:00Z">
        <w:r w:rsidR="001F35C8">
          <w:rPr>
            <w:rFonts w:asciiTheme="majorBidi" w:hAnsiTheme="majorBidi" w:cstheme="majorBidi"/>
          </w:rPr>
          <w:t xml:space="preserve"> with concentration q</w:t>
        </w:r>
      </w:ins>
      <w:r w:rsidR="000C7CF8" w:rsidRPr="00EF0E90">
        <w:rPr>
          <w:rFonts w:asciiTheme="majorBidi" w:hAnsiTheme="majorBidi" w:cstheme="majorBidi"/>
        </w:rPr>
        <w:t xml:space="preserve">, </w:t>
      </w:r>
      <w:r w:rsidRPr="00EF0E90">
        <w:rPr>
          <w:rFonts w:asciiTheme="majorBidi" w:hAnsiTheme="majorBidi" w:cstheme="majorBidi"/>
        </w:rPr>
        <w:t xml:space="preserve">the energy associated with its phase change is </w:t>
      </w:r>
      <w:r w:rsidR="000C7CF8" w:rsidRPr="00EF0E90">
        <w:rPr>
          <w:rFonts w:asciiTheme="majorBidi" w:hAnsiTheme="majorBidi" w:cstheme="majorBidi"/>
        </w:rPr>
        <w:t>referred</w:t>
      </w:r>
      <w:r w:rsidRPr="00EF0E90">
        <w:rPr>
          <w:rFonts w:asciiTheme="majorBidi" w:hAnsiTheme="majorBidi" w:cstheme="majorBidi"/>
        </w:rPr>
        <w:t xml:space="preserve"> as latent heat</w:t>
      </w:r>
      <w:r w:rsidR="000C7CF8" w:rsidRPr="00EF0E90">
        <w:rPr>
          <w:rFonts w:asciiTheme="majorBidi" w:hAnsiTheme="majorBidi" w:cstheme="majorBidi"/>
        </w:rPr>
        <w:t xml:space="preserve"> </w:t>
      </w:r>
      <w:proofErr w:type="spellStart"/>
      <w:r w:rsidR="000C7CF8" w:rsidRPr="00EF0E90">
        <w:rPr>
          <w:rFonts w:asciiTheme="majorBidi" w:hAnsiTheme="majorBidi" w:cstheme="majorBidi"/>
        </w:rPr>
        <w:t>Lq</w:t>
      </w:r>
      <w:proofErr w:type="spellEnd"/>
      <w:r w:rsidR="000C7CF8" w:rsidRPr="00EF0E90">
        <w:rPr>
          <w:rFonts w:asciiTheme="majorBidi" w:hAnsiTheme="majorBidi" w:cstheme="majorBidi"/>
        </w:rPr>
        <w:t>,</w:t>
      </w:r>
      <w:r w:rsidRPr="00EF0E90">
        <w:rPr>
          <w:rFonts w:asciiTheme="majorBidi" w:hAnsiTheme="majorBidi" w:cstheme="majorBidi"/>
        </w:rPr>
        <w:t xml:space="preserve"> and it will be added to the enthalpy:</w:t>
      </w:r>
    </w:p>
    <w:p w14:paraId="595E6C99" w14:textId="77777777" w:rsidR="008413E0" w:rsidRPr="00EF0E90" w:rsidRDefault="008413E0" w:rsidP="00EF0E90">
      <w:pPr>
        <w:pStyle w:val="Standard"/>
        <w:spacing w:line="23" w:lineRule="atLeast"/>
        <w:rPr>
          <w:rFonts w:asciiTheme="majorBidi" w:hAnsiTheme="majorBidi" w:cstheme="majorBidi"/>
        </w:rPr>
      </w:pPr>
      <w:r w:rsidRPr="00EF0E90">
        <w:rPr>
          <w:rFonts w:asciiTheme="majorBidi" w:hAnsiTheme="majorBidi" w:cstheme="majorBidi"/>
        </w:rPr>
        <w:t xml:space="preserve"> </w:t>
      </w:r>
    </w:p>
    <w:p w14:paraId="16790E37" w14:textId="77777777" w:rsidR="000C7CF8" w:rsidRPr="00FD5A75" w:rsidRDefault="000C7CF8" w:rsidP="000C7CF8">
      <w:pPr>
        <w:pStyle w:val="Standar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D5A75" w14:paraId="0E27C9E9" w14:textId="77777777" w:rsidTr="001E5128">
        <w:trPr>
          <w:trHeight w:val="297"/>
        </w:trPr>
        <w:tc>
          <w:tcPr>
            <w:tcW w:w="4675" w:type="dxa"/>
          </w:tcPr>
          <w:p w14:paraId="3D230549" w14:textId="77777777" w:rsidR="00FD5A75" w:rsidRPr="001E5128" w:rsidRDefault="00FD5A75" w:rsidP="000C7CF8">
            <w:pPr>
              <w:pStyle w:val="Standard"/>
            </w:pPr>
            <m:oMathPara>
              <m:oMathParaPr>
                <m:jc m:val="left"/>
              </m:oMathParaPr>
              <m:oMath>
                <m:r>
                  <w:rPr>
                    <w:rFonts w:ascii="Cambria Math" w:hAnsi="Cambria Math"/>
                  </w:rPr>
                  <m:t>h=</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T+gz+Lq</m:t>
                </m:r>
              </m:oMath>
            </m:oMathPara>
          </w:p>
        </w:tc>
        <w:tc>
          <w:tcPr>
            <w:tcW w:w="4675" w:type="dxa"/>
          </w:tcPr>
          <w:p w14:paraId="038E88EE" w14:textId="77777777" w:rsidR="00FD5A75" w:rsidRDefault="00FD5A75" w:rsidP="00FD5A75">
            <w:pPr>
              <w:pStyle w:val="Standard"/>
              <w:bidi/>
            </w:pPr>
            <w:r>
              <w:t>(4)</w:t>
            </w:r>
          </w:p>
        </w:tc>
      </w:tr>
    </w:tbl>
    <w:p w14:paraId="2779B302" w14:textId="77777777" w:rsidR="00FD5A75" w:rsidRPr="000C7CF8" w:rsidRDefault="001E5128" w:rsidP="001E5128">
      <w:pPr>
        <w:pStyle w:val="Standard"/>
        <w:tabs>
          <w:tab w:val="left" w:pos="1603"/>
        </w:tabs>
      </w:pPr>
      <w:r>
        <w:tab/>
      </w:r>
    </w:p>
    <w:p w14:paraId="02D51285" w14:textId="77777777" w:rsidR="00621FC8" w:rsidRPr="00EF0E90" w:rsidRDefault="00014750" w:rsidP="00EF0E90">
      <w:pPr>
        <w:pStyle w:val="Standard"/>
        <w:spacing w:line="23" w:lineRule="atLeast"/>
        <w:rPr>
          <w:rFonts w:asciiTheme="majorBidi" w:hAnsiTheme="majorBidi" w:cstheme="majorBidi"/>
        </w:rPr>
      </w:pPr>
      <w:r w:rsidRPr="00EF0E90">
        <w:rPr>
          <w:rFonts w:asciiTheme="majorBidi" w:hAnsiTheme="majorBidi" w:cstheme="majorBidi"/>
        </w:rPr>
        <w:t>The equation 4 is an</w:t>
      </w:r>
      <w:r w:rsidR="00621FC8" w:rsidRPr="00EF0E90">
        <w:rPr>
          <w:rFonts w:asciiTheme="majorBidi" w:hAnsiTheme="majorBidi" w:cstheme="majorBidi"/>
        </w:rPr>
        <w:t xml:space="preserve"> indication of the moist static energy h</w:t>
      </w:r>
      <w:r w:rsidR="00621FC8" w:rsidRPr="00EF0E90">
        <w:rPr>
          <w:rFonts w:asciiTheme="majorBidi" w:hAnsiTheme="majorBidi" w:cstheme="majorBidi"/>
          <w:vertAlign w:val="subscript"/>
        </w:rPr>
        <w:t>m</w:t>
      </w:r>
      <w:r w:rsidR="00621FC8" w:rsidRPr="00EF0E90">
        <w:rPr>
          <w:rFonts w:asciiTheme="majorBidi" w:hAnsiTheme="majorBidi" w:cstheme="majorBidi"/>
        </w:rPr>
        <w:t>.</w:t>
      </w:r>
    </w:p>
    <w:p w14:paraId="43343409" w14:textId="77777777" w:rsidR="000C7CF8" w:rsidRPr="0021529A" w:rsidRDefault="000C7CF8" w:rsidP="000C7CF8">
      <w:pPr>
        <w:pStyle w:val="Standard"/>
      </w:pPr>
    </w:p>
    <w:p w14:paraId="44BD0E32" w14:textId="7F8F25AD" w:rsidR="00C51670" w:rsidRPr="00EF0E90" w:rsidRDefault="00EF0E90" w:rsidP="000C7CF8">
      <w:pPr>
        <w:pStyle w:val="Standard"/>
        <w:rPr>
          <w:b/>
          <w:bCs/>
          <w:u w:val="single"/>
        </w:rPr>
      </w:pPr>
      <w:proofErr w:type="spellStart"/>
      <w:r>
        <w:rPr>
          <w:b/>
          <w:bCs/>
          <w:u w:val="single"/>
        </w:rPr>
        <w:t>Radiat</w:t>
      </w:r>
      <w:ins w:id="108" w:author="Brian Mapes" w:date="2018-06-18T23:07:00Z">
        <w:r w:rsidR="001F35C8">
          <w:rPr>
            <w:b/>
            <w:bCs/>
            <w:u w:val="single"/>
          </w:rPr>
          <w:t>iv</w:t>
        </w:r>
      </w:ins>
      <w:del w:id="109" w:author="Brian Mapes" w:date="2018-06-18T23:07:00Z">
        <w:r w:rsidDel="001F35C8">
          <w:rPr>
            <w:b/>
            <w:bCs/>
            <w:u w:val="single"/>
          </w:rPr>
          <w:delText>vi</w:delText>
        </w:r>
      </w:del>
      <w:r>
        <w:rPr>
          <w:b/>
          <w:bCs/>
          <w:u w:val="single"/>
        </w:rPr>
        <w:t>e</w:t>
      </w:r>
      <w:proofErr w:type="spellEnd"/>
      <w:r>
        <w:rPr>
          <w:b/>
          <w:bCs/>
          <w:u w:val="single"/>
        </w:rPr>
        <w:t xml:space="preserve"> cooling,</w:t>
      </w:r>
      <w:r w:rsidR="0047564C" w:rsidRPr="00EF0E90">
        <w:rPr>
          <w:b/>
          <w:bCs/>
          <w:u w:val="single"/>
        </w:rPr>
        <w:t xml:space="preserve"> subsidence</w:t>
      </w:r>
      <w:r>
        <w:rPr>
          <w:b/>
          <w:bCs/>
          <w:u w:val="single"/>
        </w:rPr>
        <w:t xml:space="preserve"> and convection</w:t>
      </w:r>
    </w:p>
    <w:p w14:paraId="23D6653D" w14:textId="77777777" w:rsidR="0047564C" w:rsidRDefault="0047564C" w:rsidP="00D33448">
      <w:pPr>
        <w:pStyle w:val="Standard"/>
      </w:pPr>
    </w:p>
    <w:p w14:paraId="72F69D2A" w14:textId="071E9640" w:rsidR="0047564C" w:rsidRPr="00EF0E90" w:rsidRDefault="0047564C" w:rsidP="00EF0E90">
      <w:pPr>
        <w:pStyle w:val="Standard"/>
        <w:spacing w:line="23" w:lineRule="atLeast"/>
        <w:jc w:val="both"/>
        <w:rPr>
          <w:rFonts w:asciiTheme="majorBidi" w:hAnsiTheme="majorBidi" w:cstheme="majorBidi"/>
        </w:rPr>
      </w:pPr>
      <w:r w:rsidRPr="00EF0E90">
        <w:rPr>
          <w:rFonts w:asciiTheme="majorBidi" w:hAnsiTheme="majorBidi" w:cstheme="majorBidi"/>
        </w:rPr>
        <w:t xml:space="preserve">The heating of the atmosphere by solar radiation </w:t>
      </w:r>
      <w:ins w:id="110" w:author="Brian Mapes" w:date="2018-06-18T23:08:00Z">
        <w:r w:rsidR="001F35C8">
          <w:rPr>
            <w:rFonts w:asciiTheme="majorBidi" w:hAnsiTheme="majorBidi" w:cstheme="majorBidi"/>
          </w:rPr>
          <w:t xml:space="preserve">is indirect, as sunlight is absorbed at the surface and transmitted by surface conduction and </w:t>
        </w:r>
        <w:proofErr w:type="gramStart"/>
        <w:r w:rsidR="001F35C8">
          <w:rPr>
            <w:rFonts w:asciiTheme="majorBidi" w:hAnsiTheme="majorBidi" w:cstheme="majorBidi"/>
          </w:rPr>
          <w:t>evaporation which</w:t>
        </w:r>
        <w:proofErr w:type="gramEnd"/>
        <w:r w:rsidR="001F35C8">
          <w:rPr>
            <w:rFonts w:asciiTheme="majorBidi" w:hAnsiTheme="majorBidi" w:cstheme="majorBidi"/>
          </w:rPr>
          <w:t xml:space="preserve"> </w:t>
        </w:r>
      </w:ins>
      <w:r w:rsidRPr="00EF0E90">
        <w:rPr>
          <w:rFonts w:asciiTheme="majorBidi" w:hAnsiTheme="majorBidi" w:cstheme="majorBidi"/>
        </w:rPr>
        <w:t>begins from lower levels</w:t>
      </w:r>
      <w:ins w:id="111" w:author="Brian Mapes" w:date="2018-06-18T23:08:00Z">
        <w:r w:rsidR="001F35C8">
          <w:rPr>
            <w:rFonts w:asciiTheme="majorBidi" w:hAnsiTheme="majorBidi" w:cstheme="majorBidi"/>
          </w:rPr>
          <w:t>. Mean</w:t>
        </w:r>
      </w:ins>
      <w:del w:id="112" w:author="Brian Mapes" w:date="2018-06-18T23:08:00Z">
        <w:r w:rsidRPr="00EF0E90" w:rsidDel="001F35C8">
          <w:rPr>
            <w:rFonts w:asciiTheme="majorBidi" w:hAnsiTheme="majorBidi" w:cstheme="majorBidi"/>
          </w:rPr>
          <w:delText xml:space="preserve"> </w:delText>
        </w:r>
      </w:del>
      <w:r w:rsidRPr="00EF0E90">
        <w:rPr>
          <w:rFonts w:asciiTheme="majorBidi" w:hAnsiTheme="majorBidi" w:cstheme="majorBidi"/>
        </w:rPr>
        <w:t>while the infrared radiation by</w:t>
      </w:r>
      <w:ins w:id="113" w:author="Brian Mapes" w:date="2018-06-18T23:08:00Z">
        <w:r w:rsidR="001F35C8">
          <w:rPr>
            <w:rFonts w:asciiTheme="majorBidi" w:hAnsiTheme="majorBidi" w:cstheme="majorBidi"/>
          </w:rPr>
          <w:t xml:space="preserve"> water</w:t>
        </w:r>
      </w:ins>
      <w:r w:rsidRPr="00EF0E90">
        <w:rPr>
          <w:rFonts w:asciiTheme="majorBidi" w:hAnsiTheme="majorBidi" w:cstheme="majorBidi"/>
        </w:rPr>
        <w:t xml:space="preserve"> molecules toward space in upper layers cools it down. The heated near surface air </w:t>
      </w:r>
      <w:r w:rsidR="00014750" w:rsidRPr="00EF0E90">
        <w:rPr>
          <w:rFonts w:asciiTheme="majorBidi" w:hAnsiTheme="majorBidi" w:cstheme="majorBidi"/>
        </w:rPr>
        <w:t xml:space="preserve">mass becomes </w:t>
      </w:r>
      <w:proofErr w:type="spellStart"/>
      <w:r w:rsidR="00014750" w:rsidRPr="00EF0E90">
        <w:rPr>
          <w:rFonts w:asciiTheme="majorBidi" w:hAnsiTheme="majorBidi" w:cstheme="majorBidi"/>
        </w:rPr>
        <w:t>bauyant</w:t>
      </w:r>
      <w:proofErr w:type="spellEnd"/>
      <w:r w:rsidR="00014750" w:rsidRPr="00EF0E90">
        <w:rPr>
          <w:rFonts w:asciiTheme="majorBidi" w:hAnsiTheme="majorBidi" w:cstheme="majorBidi"/>
        </w:rPr>
        <w:t xml:space="preserve"> </w:t>
      </w:r>
      <w:r w:rsidR="00AC64DE" w:rsidRPr="00EF0E90">
        <w:rPr>
          <w:rFonts w:asciiTheme="majorBidi" w:hAnsiTheme="majorBidi" w:cstheme="majorBidi"/>
        </w:rPr>
        <w:t>expand</w:t>
      </w:r>
      <w:r w:rsidR="00014750" w:rsidRPr="00EF0E90">
        <w:rPr>
          <w:rFonts w:asciiTheme="majorBidi" w:hAnsiTheme="majorBidi" w:cstheme="majorBidi"/>
        </w:rPr>
        <w:t>s</w:t>
      </w:r>
      <w:r w:rsidR="00AC64DE" w:rsidRPr="00EF0E90">
        <w:rPr>
          <w:rFonts w:asciiTheme="majorBidi" w:hAnsiTheme="majorBidi" w:cstheme="majorBidi"/>
        </w:rPr>
        <w:t xml:space="preserve"> and</w:t>
      </w:r>
      <w:r w:rsidRPr="00EF0E90">
        <w:rPr>
          <w:rFonts w:asciiTheme="majorBidi" w:hAnsiTheme="majorBidi" w:cstheme="majorBidi"/>
        </w:rPr>
        <w:t xml:space="preserve"> lift</w:t>
      </w:r>
      <w:r w:rsidR="00014750" w:rsidRPr="00EF0E90">
        <w:rPr>
          <w:rFonts w:asciiTheme="majorBidi" w:hAnsiTheme="majorBidi" w:cstheme="majorBidi"/>
        </w:rPr>
        <w:t>s</w:t>
      </w:r>
      <w:r w:rsidRPr="00EF0E90">
        <w:rPr>
          <w:rFonts w:asciiTheme="majorBidi" w:hAnsiTheme="majorBidi" w:cstheme="majorBidi"/>
        </w:rPr>
        <w:t xml:space="preserve"> up </w:t>
      </w:r>
      <w:r w:rsidR="006E46A7" w:rsidRPr="00EF0E90">
        <w:rPr>
          <w:rFonts w:asciiTheme="majorBidi" w:hAnsiTheme="majorBidi" w:cstheme="majorBidi"/>
        </w:rPr>
        <w:t>(1-2</w:t>
      </w:r>
      <w:r w:rsidR="003B14B7" w:rsidRPr="00EF0E90">
        <w:rPr>
          <w:rFonts w:asciiTheme="majorBidi" w:hAnsiTheme="majorBidi" w:cstheme="majorBidi"/>
        </w:rPr>
        <w:t xml:space="preserve"> branch</w:t>
      </w:r>
      <w:r w:rsidR="006E46A7" w:rsidRPr="00EF0E90">
        <w:rPr>
          <w:rFonts w:asciiTheme="majorBidi" w:hAnsiTheme="majorBidi" w:cstheme="majorBidi"/>
        </w:rPr>
        <w:t xml:space="preserve"> in the figure)</w:t>
      </w:r>
      <w:r w:rsidR="003B14B7" w:rsidRPr="00EF0E90">
        <w:rPr>
          <w:rFonts w:asciiTheme="majorBidi" w:hAnsiTheme="majorBidi" w:cstheme="majorBidi"/>
        </w:rPr>
        <w:t xml:space="preserve">. </w:t>
      </w:r>
      <w:r w:rsidR="00D96027" w:rsidRPr="00EF0E90">
        <w:rPr>
          <w:rFonts w:asciiTheme="majorBidi" w:hAnsiTheme="majorBidi" w:cstheme="majorBidi"/>
        </w:rPr>
        <w:t>F</w:t>
      </w:r>
      <w:r w:rsidRPr="00EF0E90">
        <w:rPr>
          <w:rFonts w:asciiTheme="majorBidi" w:hAnsiTheme="majorBidi" w:cstheme="majorBidi"/>
        </w:rPr>
        <w:t xml:space="preserve">urther </w:t>
      </w:r>
      <w:r w:rsidR="00D96027" w:rsidRPr="00EF0E90">
        <w:rPr>
          <w:rFonts w:asciiTheme="majorBidi" w:hAnsiTheme="majorBidi" w:cstheme="majorBidi"/>
        </w:rPr>
        <w:t xml:space="preserve">it </w:t>
      </w:r>
      <w:r w:rsidRPr="00EF0E90">
        <w:rPr>
          <w:rFonts w:asciiTheme="majorBidi" w:hAnsiTheme="majorBidi" w:cstheme="majorBidi"/>
        </w:rPr>
        <w:t>replace</w:t>
      </w:r>
      <w:r w:rsidR="00D96027" w:rsidRPr="00EF0E90">
        <w:rPr>
          <w:rFonts w:asciiTheme="majorBidi" w:hAnsiTheme="majorBidi" w:cstheme="majorBidi"/>
        </w:rPr>
        <w:t>s</w:t>
      </w:r>
      <w:r w:rsidRPr="00EF0E90">
        <w:rPr>
          <w:rFonts w:asciiTheme="majorBidi" w:hAnsiTheme="majorBidi" w:cstheme="majorBidi"/>
        </w:rPr>
        <w:t xml:space="preserve"> and press</w:t>
      </w:r>
      <w:r w:rsidR="00D96027" w:rsidRPr="00EF0E90">
        <w:rPr>
          <w:rFonts w:asciiTheme="majorBidi" w:hAnsiTheme="majorBidi" w:cstheme="majorBidi"/>
        </w:rPr>
        <w:t>es</w:t>
      </w:r>
      <w:r w:rsidRPr="00EF0E90">
        <w:rPr>
          <w:rFonts w:asciiTheme="majorBidi" w:hAnsiTheme="majorBidi" w:cstheme="majorBidi"/>
        </w:rPr>
        <w:t xml:space="preserve"> the upper cool air </w:t>
      </w:r>
      <w:r w:rsidR="00E22809" w:rsidRPr="00EF0E90">
        <w:rPr>
          <w:rFonts w:asciiTheme="majorBidi" w:hAnsiTheme="majorBidi" w:cstheme="majorBidi"/>
        </w:rPr>
        <w:t>down</w:t>
      </w:r>
      <w:r w:rsidRPr="00EF0E90">
        <w:rPr>
          <w:rFonts w:asciiTheme="majorBidi" w:hAnsiTheme="majorBidi" w:cstheme="majorBidi"/>
        </w:rPr>
        <w:t xml:space="preserve"> (1-3 on the figure). The temperature of compressed mass will go up but in a long run the radiation from it</w:t>
      </w:r>
      <w:r w:rsidR="00014750" w:rsidRPr="00EF0E90">
        <w:rPr>
          <w:rFonts w:asciiTheme="majorBidi" w:hAnsiTheme="majorBidi" w:cstheme="majorBidi"/>
        </w:rPr>
        <w:t>,</w:t>
      </w:r>
      <w:r w:rsidRPr="00EF0E90">
        <w:rPr>
          <w:rFonts w:asciiTheme="majorBidi" w:hAnsiTheme="majorBidi" w:cstheme="majorBidi"/>
        </w:rPr>
        <w:t xml:space="preserve"> will fix the temperature. (3-1 on the figure). </w:t>
      </w:r>
      <w:r w:rsidR="009925CF" w:rsidRPr="00EF0E90">
        <w:rPr>
          <w:rFonts w:asciiTheme="majorBidi" w:hAnsiTheme="majorBidi" w:cstheme="majorBidi"/>
        </w:rPr>
        <w:t>The lifting process is adiabatic thus the expanding air mass gets cooler gradually to the limit that its containing water vapor condenses</w:t>
      </w:r>
      <w:r w:rsidR="00E22809" w:rsidRPr="00EF0E90">
        <w:rPr>
          <w:rFonts w:asciiTheme="majorBidi" w:hAnsiTheme="majorBidi" w:cstheme="majorBidi"/>
        </w:rPr>
        <w:t xml:space="preserve">. This process releases a latent heat to the air mass slowing down its cooling lapse rate introducing the moist </w:t>
      </w:r>
      <w:r w:rsidR="00014750" w:rsidRPr="00EF0E90">
        <w:rPr>
          <w:rFonts w:asciiTheme="majorBidi" w:hAnsiTheme="majorBidi" w:cstheme="majorBidi"/>
        </w:rPr>
        <w:t>adiabatic</w:t>
      </w:r>
      <w:r w:rsidR="00E22809" w:rsidRPr="00EF0E90">
        <w:rPr>
          <w:rFonts w:asciiTheme="majorBidi" w:hAnsiTheme="majorBidi" w:cstheme="majorBidi"/>
        </w:rPr>
        <w:t xml:space="preserve"> ascent in 1-2 branch of figure 1. </w:t>
      </w:r>
      <w:r w:rsidR="009925CF" w:rsidRPr="00EF0E90">
        <w:rPr>
          <w:rFonts w:asciiTheme="majorBidi" w:hAnsiTheme="majorBidi" w:cstheme="majorBidi"/>
        </w:rPr>
        <w:t xml:space="preserve"> </w:t>
      </w:r>
      <w:r w:rsidR="00E22809" w:rsidRPr="00EF0E90">
        <w:rPr>
          <w:rFonts w:asciiTheme="majorBidi" w:hAnsiTheme="majorBidi" w:cstheme="majorBidi"/>
        </w:rPr>
        <w:t xml:space="preserve">In a point the condensate will be </w:t>
      </w:r>
      <w:r w:rsidR="00E22809" w:rsidRPr="00EF0E90">
        <w:rPr>
          <w:rFonts w:asciiTheme="majorBidi" w:hAnsiTheme="majorBidi" w:cstheme="majorBidi"/>
          <w:lang w:bidi="fa-IR"/>
        </w:rPr>
        <w:t>discharged from the mass</w:t>
      </w:r>
      <w:r w:rsidR="00014750" w:rsidRPr="00EF0E90">
        <w:rPr>
          <w:rFonts w:asciiTheme="majorBidi" w:hAnsiTheme="majorBidi" w:cstheme="majorBidi"/>
          <w:lang w:bidi="fa-IR"/>
        </w:rPr>
        <w:t xml:space="preserve"> so there</w:t>
      </w:r>
      <w:r w:rsidR="0026379C" w:rsidRPr="00EF0E90">
        <w:rPr>
          <w:rFonts w:asciiTheme="majorBidi" w:hAnsiTheme="majorBidi" w:cstheme="majorBidi"/>
          <w:lang w:bidi="fa-IR"/>
        </w:rPr>
        <w:t>after it undergoes a dry adiabatic operation as in 1-3 branch of figure 1</w:t>
      </w:r>
      <w:r w:rsidR="00E22809" w:rsidRPr="00EF0E90">
        <w:rPr>
          <w:rFonts w:asciiTheme="majorBidi" w:hAnsiTheme="majorBidi" w:cstheme="majorBidi"/>
          <w:lang w:bidi="fa-IR"/>
        </w:rPr>
        <w:t xml:space="preserve">. If it remains within the air mass the process </w:t>
      </w:r>
      <w:r w:rsidR="00014750" w:rsidRPr="00EF0E90">
        <w:rPr>
          <w:rFonts w:asciiTheme="majorBidi" w:hAnsiTheme="majorBidi" w:cstheme="majorBidi"/>
          <w:lang w:bidi="fa-IR"/>
        </w:rPr>
        <w:t>referred</w:t>
      </w:r>
      <w:r w:rsidR="00E22809" w:rsidRPr="00EF0E90">
        <w:rPr>
          <w:rFonts w:asciiTheme="majorBidi" w:hAnsiTheme="majorBidi" w:cstheme="majorBidi"/>
          <w:lang w:bidi="fa-IR"/>
        </w:rPr>
        <w:t xml:space="preserve"> as reversible and if some of</w:t>
      </w:r>
      <w:r w:rsidR="00014750" w:rsidRPr="00EF0E90">
        <w:rPr>
          <w:rFonts w:asciiTheme="majorBidi" w:hAnsiTheme="majorBidi" w:cstheme="majorBidi"/>
          <w:lang w:bidi="fa-IR"/>
        </w:rPr>
        <w:t xml:space="preserve"> condensate</w:t>
      </w:r>
      <w:r w:rsidR="00E22809" w:rsidRPr="00EF0E90">
        <w:rPr>
          <w:rFonts w:asciiTheme="majorBidi" w:hAnsiTheme="majorBidi" w:cstheme="majorBidi"/>
          <w:lang w:bidi="fa-IR"/>
        </w:rPr>
        <w:t xml:space="preserve"> </w:t>
      </w:r>
      <w:r w:rsidR="00014750" w:rsidRPr="00EF0E90">
        <w:rPr>
          <w:rFonts w:asciiTheme="majorBidi" w:hAnsiTheme="majorBidi" w:cstheme="majorBidi"/>
          <w:lang w:bidi="fa-IR"/>
        </w:rPr>
        <w:t>drops</w:t>
      </w:r>
      <w:r w:rsidR="0026379C" w:rsidRPr="00EF0E90">
        <w:rPr>
          <w:rFonts w:asciiTheme="majorBidi" w:hAnsiTheme="majorBidi" w:cstheme="majorBidi"/>
          <w:lang w:bidi="fa-IR"/>
        </w:rPr>
        <w:t xml:space="preserve"> out it is </w:t>
      </w:r>
      <w:r w:rsidR="00014750" w:rsidRPr="00EF0E90">
        <w:rPr>
          <w:rFonts w:asciiTheme="majorBidi" w:hAnsiTheme="majorBidi" w:cstheme="majorBidi"/>
          <w:lang w:bidi="fa-IR"/>
        </w:rPr>
        <w:t>pseudo</w:t>
      </w:r>
      <w:r w:rsidR="0026379C" w:rsidRPr="00EF0E90">
        <w:rPr>
          <w:rFonts w:asciiTheme="majorBidi" w:hAnsiTheme="majorBidi" w:cstheme="majorBidi"/>
          <w:lang w:bidi="fa-IR"/>
        </w:rPr>
        <w:t xml:space="preserve"> adiabatic</w:t>
      </w:r>
      <w:r w:rsidR="009925CF" w:rsidRPr="00EF0E90">
        <w:rPr>
          <w:rFonts w:asciiTheme="majorBidi" w:hAnsiTheme="majorBidi" w:cstheme="majorBidi"/>
        </w:rPr>
        <w:t xml:space="preserve">. </w:t>
      </w:r>
      <w:r w:rsidRPr="00EF0E90">
        <w:rPr>
          <w:rFonts w:asciiTheme="majorBidi" w:hAnsiTheme="majorBidi" w:cstheme="majorBidi"/>
        </w:rPr>
        <w:t xml:space="preserve">This is how subsidence compensates for </w:t>
      </w:r>
      <w:proofErr w:type="spellStart"/>
      <w:r w:rsidRPr="00EF0E90">
        <w:rPr>
          <w:rFonts w:asciiTheme="majorBidi" w:hAnsiTheme="majorBidi" w:cstheme="majorBidi"/>
        </w:rPr>
        <w:t>radiative</w:t>
      </w:r>
      <w:proofErr w:type="spellEnd"/>
      <w:r w:rsidRPr="00EF0E90">
        <w:rPr>
          <w:rFonts w:asciiTheme="majorBidi" w:hAnsiTheme="majorBidi" w:cstheme="majorBidi"/>
        </w:rPr>
        <w:t xml:space="preserve"> cooling </w:t>
      </w:r>
      <w:r w:rsidR="00D96027" w:rsidRPr="00EF0E90">
        <w:rPr>
          <w:rFonts w:asciiTheme="majorBidi" w:hAnsiTheme="majorBidi" w:cstheme="majorBidi"/>
        </w:rPr>
        <w:t>in a clear sky troposphere.</w:t>
      </w:r>
    </w:p>
    <w:p w14:paraId="79F84373" w14:textId="77777777" w:rsidR="0047564C" w:rsidRPr="00EF0E90" w:rsidRDefault="0047564C" w:rsidP="00EF0E90">
      <w:pPr>
        <w:pStyle w:val="Standard"/>
        <w:spacing w:line="23" w:lineRule="atLeast"/>
        <w:jc w:val="both"/>
        <w:rPr>
          <w:rFonts w:asciiTheme="majorBidi" w:hAnsiTheme="majorBidi" w:cstheme="majorBidi"/>
        </w:rPr>
      </w:pPr>
      <w:r w:rsidRPr="00EF0E90">
        <w:rPr>
          <w:rFonts w:asciiTheme="majorBidi" w:hAnsiTheme="majorBidi" w:cstheme="majorBidi"/>
        </w:rPr>
        <w:lastRenderedPageBreak/>
        <w:t xml:space="preserve"> Figure 1 is the schematic of this cycle</w:t>
      </w:r>
      <w:r w:rsidR="00014750" w:rsidRPr="00EF0E90">
        <w:rPr>
          <w:rFonts w:asciiTheme="majorBidi" w:hAnsiTheme="majorBidi" w:cstheme="majorBidi"/>
        </w:rPr>
        <w:t>.</w:t>
      </w:r>
    </w:p>
    <w:p w14:paraId="444081E5" w14:textId="77777777" w:rsidR="00C51670" w:rsidRDefault="00C51670" w:rsidP="00D33448">
      <w:pPr>
        <w:pStyle w:val="Standard"/>
      </w:pPr>
      <w:r>
        <w:rPr>
          <w:noProof/>
          <w:lang w:eastAsia="en-US" w:bidi="ar-SA"/>
        </w:rPr>
        <w:drawing>
          <wp:inline distT="0" distB="0" distL="0" distR="0" wp14:anchorId="4897C6A9" wp14:editId="01AD11F2">
            <wp:extent cx="3114675" cy="2210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109" cy="2217695"/>
                    </a:xfrm>
                    <a:prstGeom prst="rect">
                      <a:avLst/>
                    </a:prstGeom>
                  </pic:spPr>
                </pic:pic>
              </a:graphicData>
            </a:graphic>
          </wp:inline>
        </w:drawing>
      </w:r>
    </w:p>
    <w:p w14:paraId="79C4166A" w14:textId="77777777" w:rsidR="00C51670" w:rsidRDefault="00C51670" w:rsidP="00D33448">
      <w:pPr>
        <w:pStyle w:val="Standard"/>
      </w:pPr>
    </w:p>
    <w:p w14:paraId="729CD3BF" w14:textId="77777777" w:rsidR="00D96027" w:rsidRDefault="00D96027" w:rsidP="00D33448">
      <w:pPr>
        <w:pStyle w:val="Standard"/>
        <w:rPr>
          <w:rtl/>
          <w:lang w:bidi="fa-IR"/>
        </w:rPr>
      </w:pPr>
      <w:r>
        <w:t>Figure1:</w:t>
      </w:r>
    </w:p>
    <w:p w14:paraId="05742E51" w14:textId="77777777" w:rsidR="00D96027" w:rsidRDefault="00D96027" w:rsidP="00D33448">
      <w:pPr>
        <w:pStyle w:val="Standard"/>
      </w:pPr>
    </w:p>
    <w:p w14:paraId="55218A81" w14:textId="77777777" w:rsidR="00D96027" w:rsidRDefault="00D96027" w:rsidP="00D33448">
      <w:pPr>
        <w:pStyle w:val="Standard"/>
      </w:pPr>
    </w:p>
    <w:p w14:paraId="02CB4FBB" w14:textId="77777777" w:rsidR="00D96027" w:rsidRDefault="00D96027" w:rsidP="00D33448">
      <w:pPr>
        <w:pStyle w:val="Standard"/>
      </w:pPr>
    </w:p>
    <w:p w14:paraId="4CBE7CBE" w14:textId="77777777" w:rsidR="00AC64DE" w:rsidRPr="00EF0E90" w:rsidRDefault="00AC64DE" w:rsidP="00EF0E90">
      <w:pPr>
        <w:pStyle w:val="Standard"/>
        <w:spacing w:line="276" w:lineRule="auto"/>
        <w:jc w:val="both"/>
        <w:rPr>
          <w:rFonts w:asciiTheme="majorBidi" w:hAnsiTheme="majorBidi" w:cstheme="majorBidi"/>
        </w:rPr>
      </w:pPr>
      <w:r w:rsidRPr="00EF0E90">
        <w:rPr>
          <w:rFonts w:asciiTheme="majorBidi" w:hAnsiTheme="majorBidi" w:cstheme="majorBidi"/>
          <w:lang w:bidi="fa-IR"/>
        </w:rPr>
        <w:t>T</w:t>
      </w:r>
      <w:r w:rsidRPr="00EF0E90">
        <w:rPr>
          <w:rFonts w:asciiTheme="majorBidi" w:hAnsiTheme="majorBidi" w:cstheme="majorBidi"/>
        </w:rPr>
        <w:t xml:space="preserve">he 3-1 process at the end is the daily cooling and its rate </w:t>
      </w:r>
      <w:proofErr w:type="spellStart"/>
      <w:r w:rsidRPr="00EF0E90">
        <w:rPr>
          <w:rFonts w:asciiTheme="majorBidi" w:hAnsiTheme="majorBidi" w:cstheme="majorBidi"/>
        </w:rPr>
        <w:t>Qd</w:t>
      </w:r>
      <w:proofErr w:type="spellEnd"/>
      <w:r w:rsidRPr="00EF0E90">
        <w:rPr>
          <w:rFonts w:asciiTheme="majorBidi" w:hAnsiTheme="majorBidi" w:cstheme="majorBidi"/>
        </w:rPr>
        <w:t xml:space="preserve"> regarding the figure could be estimated as follow:</w:t>
      </w:r>
    </w:p>
    <w:p w14:paraId="42C46DA0" w14:textId="77777777" w:rsidR="00AC64DE" w:rsidRPr="00EF0E90" w:rsidRDefault="00AC64DE" w:rsidP="00EF0E90">
      <w:pPr>
        <w:pStyle w:val="Standard"/>
        <w:spacing w:line="276"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7366"/>
        <w:gridCol w:w="1984"/>
      </w:tblGrid>
      <w:tr w:rsidR="00FD5A75" w14:paraId="6271724B" w14:textId="77777777" w:rsidTr="00FD5A75">
        <w:tc>
          <w:tcPr>
            <w:tcW w:w="7366" w:type="dxa"/>
          </w:tcPr>
          <w:p w14:paraId="04AE737D" w14:textId="77777777" w:rsidR="00FD5A75" w:rsidRPr="00FD5A75" w:rsidRDefault="006701BF" w:rsidP="00D33448">
            <w:pPr>
              <w:pStyle w:val="Standard"/>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d</m:t>
                        </m:r>
                      </m:sub>
                    </m:sSub>
                    <m:f>
                      <m:fPr>
                        <m:ctrlPr>
                          <w:rPr>
                            <w:rFonts w:ascii="Cambria Math" w:hAnsi="Cambria Math"/>
                          </w:rPr>
                        </m:ctrlPr>
                      </m:fPr>
                      <m:num>
                        <m:r>
                          <m:rPr>
                            <m:sty m:val="p"/>
                          </m:rPr>
                          <w:rPr>
                            <w:rFonts w:ascii="Cambria Math" w:hAnsi="Cambria Math"/>
                          </w:rPr>
                          <m:t>dz</m:t>
                        </m:r>
                      </m:num>
                      <m:den>
                        <m:r>
                          <m:rPr>
                            <m:sty m:val="p"/>
                          </m:rPr>
                          <w:rPr>
                            <w:rFonts w:ascii="Cambria Math" w:hAnsi="Cambria Math"/>
                          </w:rPr>
                          <m:t>dt</m:t>
                        </m:r>
                      </m:den>
                    </m:f>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-a</m:t>
                    </m:r>
                    <m:f>
                      <m:fPr>
                        <m:ctrlPr>
                          <w:rPr>
                            <w:rFonts w:ascii="Cambria Math" w:hAnsi="Cambria Math"/>
                          </w:rPr>
                        </m:ctrlPr>
                      </m:fPr>
                      <m:num>
                        <m:r>
                          <m:rPr>
                            <m:sty m:val="p"/>
                          </m:rPr>
                          <w:rPr>
                            <w:rFonts w:ascii="Cambria Math" w:hAnsi="Cambria Math"/>
                          </w:rPr>
                          <m:t>dz</m:t>
                        </m:r>
                      </m:num>
                      <m:den>
                        <m:r>
                          <m:rPr>
                            <m:sty m:val="p"/>
                          </m:rPr>
                          <w:rPr>
                            <w:rFonts w:ascii="Cambria Math" w:hAnsi="Cambria Math"/>
                          </w:rPr>
                          <m:t>dt</m:t>
                        </m:r>
                      </m:den>
                    </m:f>
                  </m:e>
                </m:d>
                <m: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d</m:t>
                        </m:r>
                      </m:sub>
                    </m:sSub>
                    <m:r>
                      <w:rPr>
                        <w:rFonts w:ascii="Cambria Math" w:hAnsi="Cambria Math"/>
                      </w:rPr>
                      <m:t>-Γ</m:t>
                    </m:r>
                  </m:e>
                </m:d>
              </m:oMath>
            </m:oMathPara>
          </w:p>
        </w:tc>
        <w:tc>
          <w:tcPr>
            <w:tcW w:w="1984" w:type="dxa"/>
          </w:tcPr>
          <w:p w14:paraId="33912627" w14:textId="77777777" w:rsidR="00FD5A75" w:rsidRDefault="00FD5A75" w:rsidP="003A615C">
            <w:pPr>
              <w:pStyle w:val="Standard"/>
              <w:bidi/>
            </w:pPr>
            <w:r>
              <w:t>(</w:t>
            </w:r>
            <w:r w:rsidR="003A615C">
              <w:t>5</w:t>
            </w:r>
            <w:r>
              <w:t>)</w:t>
            </w:r>
          </w:p>
        </w:tc>
      </w:tr>
    </w:tbl>
    <w:p w14:paraId="353A9611" w14:textId="77777777" w:rsidR="003B14B7" w:rsidRDefault="003B14B7" w:rsidP="00D33448">
      <w:pPr>
        <w:pStyle w:val="Standard"/>
      </w:pPr>
    </w:p>
    <w:p w14:paraId="239BD674" w14:textId="77777777" w:rsidR="003B14B7" w:rsidRPr="00EF0E90" w:rsidRDefault="00014750" w:rsidP="00EF0E90">
      <w:pPr>
        <w:autoSpaceDE w:val="0"/>
        <w:autoSpaceDN w:val="0"/>
        <w:adjustRightInd w:val="0"/>
        <w:spacing w:after="0" w:line="276" w:lineRule="auto"/>
        <w:jc w:val="both"/>
        <w:rPr>
          <w:rFonts w:asciiTheme="majorBidi" w:hAnsiTheme="majorBidi" w:cstheme="majorBidi"/>
          <w:sz w:val="24"/>
          <w:szCs w:val="24"/>
        </w:rPr>
      </w:pPr>
      <w:r w:rsidRPr="00EF0E90">
        <w:rPr>
          <w:rFonts w:asciiTheme="majorBidi" w:hAnsiTheme="majorBidi" w:cstheme="majorBidi"/>
          <w:sz w:val="24"/>
          <w:szCs w:val="24"/>
        </w:rPr>
        <w:t>W</w:t>
      </w:r>
      <w:r w:rsidR="00BC729A" w:rsidRPr="00EF0E90">
        <w:rPr>
          <w:rFonts w:asciiTheme="majorBidi" w:hAnsiTheme="majorBidi" w:cstheme="majorBidi"/>
          <w:sz w:val="24"/>
          <w:szCs w:val="24"/>
        </w:rPr>
        <w:t xml:space="preserve">here </w:t>
      </w:r>
      <m:oMath>
        <m:r>
          <w:rPr>
            <w:rFonts w:ascii="Cambria Math" w:hAnsi="Cambria Math" w:cstheme="majorBidi"/>
            <w:sz w:val="24"/>
            <w:szCs w:val="24"/>
          </w:rPr>
          <m:t>ω</m:t>
        </m:r>
      </m:oMath>
      <w:r w:rsidR="00BC729A" w:rsidRPr="00EF0E90">
        <w:rPr>
          <w:rFonts w:asciiTheme="majorBidi" w:hAnsiTheme="majorBidi" w:cstheme="majorBidi"/>
          <w:i/>
          <w:iCs/>
          <w:sz w:val="24"/>
          <w:szCs w:val="24"/>
        </w:rPr>
        <w:t xml:space="preserve"> </w:t>
      </w:r>
      <w:r w:rsidR="00BC729A" w:rsidRPr="00EF0E90">
        <w:rPr>
          <w:rFonts w:asciiTheme="majorBidi" w:hAnsiTheme="majorBidi" w:cstheme="majorBidi"/>
          <w:sz w:val="24"/>
          <w:szCs w:val="24"/>
        </w:rPr>
        <w:t xml:space="preserve">is the subsidence velocity in </w:t>
      </w:r>
      <m:oMath>
        <m:r>
          <w:rPr>
            <w:rFonts w:ascii="Cambria Math" w:hAnsi="Cambria Math" w:cstheme="majorBidi"/>
            <w:sz w:val="24"/>
            <w:szCs w:val="24"/>
          </w:rPr>
          <m:t>m.</m:t>
        </m:r>
        <m:sSup>
          <m:sSupPr>
            <m:ctrlPr>
              <w:rPr>
                <w:rFonts w:ascii="Cambria Math" w:hAnsi="Cambria Math" w:cstheme="majorBidi"/>
                <w:sz w:val="24"/>
                <w:szCs w:val="24"/>
              </w:rPr>
            </m:ctrlPr>
          </m:sSupPr>
          <m:e>
            <m:r>
              <w:rPr>
                <w:rFonts w:ascii="Cambria Math" w:hAnsi="Cambria Math" w:cstheme="majorBidi"/>
                <w:sz w:val="24"/>
                <w:szCs w:val="24"/>
              </w:rPr>
              <m:t>d</m:t>
            </m:r>
          </m:e>
          <m:sup>
            <m:r>
              <w:rPr>
                <w:rFonts w:ascii="Cambria Math" w:hAnsi="Cambria Math" w:cstheme="majorBidi"/>
                <w:sz w:val="24"/>
                <w:szCs w:val="24"/>
              </w:rPr>
              <m:t>-1</m:t>
            </m:r>
          </m:sup>
        </m:sSup>
      </m:oMath>
      <w:r w:rsidR="00BC729A" w:rsidRPr="00EF0E90">
        <w:rPr>
          <w:rFonts w:asciiTheme="majorBidi" w:hAnsiTheme="majorBidi" w:cstheme="majorBidi"/>
          <w:sz w:val="24"/>
          <w:szCs w:val="24"/>
        </w:rPr>
        <w:t xml:space="preserve"> </w:t>
      </w:r>
      <w:proofErr w:type="gramStart"/>
      <w:r w:rsidR="00BC729A" w:rsidRPr="00EF0E90">
        <w:rPr>
          <w:rFonts w:asciiTheme="majorBidi" w:hAnsiTheme="majorBidi" w:cstheme="majorBidi"/>
          <w:sz w:val="24"/>
          <w:szCs w:val="24"/>
        </w:rPr>
        <w:t>where</w:t>
      </w:r>
      <w:proofErr w:type="gramEnd"/>
      <w:r w:rsidR="00BC729A" w:rsidRPr="00EF0E90">
        <w:rPr>
          <w:rFonts w:asciiTheme="majorBidi" w:hAnsiTheme="majorBidi" w:cstheme="majorBidi"/>
          <w:sz w:val="24"/>
          <w:szCs w:val="24"/>
        </w:rPr>
        <w:t xml:space="preserve"> </w:t>
      </w:r>
      <w:proofErr w:type="spellStart"/>
      <w:r w:rsidR="00BC729A" w:rsidRPr="00EF0E90">
        <w:rPr>
          <w:rFonts w:asciiTheme="majorBidi" w:hAnsiTheme="majorBidi" w:cstheme="majorBidi"/>
          <w:i/>
          <w:iCs/>
          <w:sz w:val="24"/>
          <w:szCs w:val="24"/>
        </w:rPr>
        <w:t>Q</w:t>
      </w:r>
      <w:r w:rsidR="00BC729A" w:rsidRPr="00EF0E90">
        <w:rPr>
          <w:rFonts w:asciiTheme="majorBidi" w:hAnsiTheme="majorBidi" w:cstheme="majorBidi"/>
          <w:sz w:val="24"/>
          <w:szCs w:val="24"/>
        </w:rPr>
        <w:t>d</w:t>
      </w:r>
      <w:proofErr w:type="spellEnd"/>
      <w:r w:rsidR="00BC729A" w:rsidRPr="00EF0E90">
        <w:rPr>
          <w:rFonts w:asciiTheme="majorBidi" w:hAnsiTheme="majorBidi" w:cstheme="majorBidi"/>
          <w:sz w:val="24"/>
          <w:szCs w:val="24"/>
        </w:rPr>
        <w:t xml:space="preserve"> </w:t>
      </w:r>
      <w:r w:rsidRPr="00EF0E90">
        <w:rPr>
          <w:rFonts w:asciiTheme="majorBidi" w:hAnsiTheme="majorBidi" w:cstheme="majorBidi"/>
          <w:sz w:val="24"/>
          <w:szCs w:val="24"/>
        </w:rPr>
        <w:t xml:space="preserve">is in </w:t>
      </w:r>
      <m:oMath>
        <m:r>
          <w:rPr>
            <w:rFonts w:ascii="Cambria Math" w:hAnsi="Cambria Math" w:cstheme="majorBidi"/>
            <w:sz w:val="24"/>
            <w:szCs w:val="24"/>
          </w:rPr>
          <m:t>K.</m:t>
        </m:r>
        <m:sSup>
          <m:sSupPr>
            <m:ctrlPr>
              <w:rPr>
                <w:rFonts w:ascii="Cambria Math" w:hAnsi="Cambria Math" w:cstheme="majorBidi"/>
                <w:sz w:val="24"/>
                <w:szCs w:val="24"/>
              </w:rPr>
            </m:ctrlPr>
          </m:sSupPr>
          <m:e>
            <m:r>
              <w:rPr>
                <w:rFonts w:ascii="Cambria Math" w:hAnsi="Cambria Math" w:cstheme="majorBidi"/>
                <w:sz w:val="24"/>
                <w:szCs w:val="24"/>
              </w:rPr>
              <m:t>d</m:t>
            </m:r>
          </m:e>
          <m:sup>
            <m:r>
              <w:rPr>
                <w:rFonts w:ascii="Cambria Math" w:hAnsi="Cambria Math" w:cstheme="majorBidi"/>
                <w:sz w:val="24"/>
                <w:szCs w:val="24"/>
              </w:rPr>
              <m:t>-1</m:t>
            </m:r>
          </m:sup>
        </m:sSup>
      </m:oMath>
      <w:r w:rsidR="00382160" w:rsidRPr="00EF0E90">
        <w:rPr>
          <w:rFonts w:asciiTheme="majorBidi" w:hAnsiTheme="majorBidi" w:cstheme="majorBidi"/>
          <w:sz w:val="24"/>
          <w:szCs w:val="24"/>
        </w:rPr>
        <w:t xml:space="preserve">, </w:t>
      </w:r>
      <m:oMath>
        <m:r>
          <w:rPr>
            <w:rFonts w:ascii="Cambria Math" w:hAnsi="Cambria Math" w:cstheme="majorBidi"/>
            <w:sz w:val="24"/>
            <w:szCs w:val="24"/>
          </w:rPr>
          <m:t>Γ</m:t>
        </m:r>
      </m:oMath>
      <w:r w:rsidR="00BC729A" w:rsidRPr="00EF0E90">
        <w:rPr>
          <w:rFonts w:asciiTheme="majorBidi" w:hAnsiTheme="majorBidi" w:cstheme="majorBidi"/>
          <w:i/>
          <w:iCs/>
          <w:sz w:val="24"/>
          <w:szCs w:val="24"/>
        </w:rPr>
        <w:t xml:space="preserve"> </w:t>
      </w:r>
      <w:r w:rsidR="00BC729A" w:rsidRPr="00EF0E90">
        <w:rPr>
          <w:rFonts w:asciiTheme="majorBidi" w:hAnsiTheme="majorBidi" w:cstheme="majorBidi"/>
          <w:sz w:val="24"/>
          <w:szCs w:val="24"/>
        </w:rPr>
        <w:t xml:space="preserve">is the environmental lapse rate in </w:t>
      </w:r>
      <m:oMath>
        <m:r>
          <w:rPr>
            <w:rFonts w:ascii="Cambria Math" w:hAnsi="Cambria Math" w:cstheme="majorBidi"/>
            <w:sz w:val="24"/>
            <w:szCs w:val="24"/>
          </w:rPr>
          <m:t>K.</m:t>
        </m:r>
        <m:sSup>
          <m:sSupPr>
            <m:ctrlPr>
              <w:rPr>
                <w:rFonts w:ascii="Cambria Math" w:hAnsi="Cambria Math" w:cstheme="majorBidi"/>
                <w:sz w:val="24"/>
                <w:szCs w:val="24"/>
              </w:rPr>
            </m:ctrlPr>
          </m:sSupPr>
          <m:e>
            <m:r>
              <w:rPr>
                <w:rFonts w:ascii="Cambria Math" w:hAnsi="Cambria Math" w:cstheme="majorBidi"/>
                <w:sz w:val="24"/>
                <w:szCs w:val="24"/>
              </w:rPr>
              <m:t>m</m:t>
            </m:r>
          </m:e>
          <m:sup>
            <m:r>
              <w:rPr>
                <w:rFonts w:ascii="Cambria Math" w:hAnsi="Cambria Math" w:cstheme="majorBidi"/>
                <w:sz w:val="24"/>
                <w:szCs w:val="24"/>
              </w:rPr>
              <m:t>-1</m:t>
            </m:r>
          </m:sup>
        </m:sSup>
      </m:oMath>
      <w:r w:rsidR="00BC729A" w:rsidRPr="00EF0E90">
        <w:rPr>
          <w:rFonts w:asciiTheme="majorBidi" w:hAnsiTheme="majorBidi" w:cstheme="majorBidi"/>
          <w:sz w:val="24"/>
          <w:szCs w:val="24"/>
        </w:rPr>
        <w:t xml:space="preserve">, and where </w:t>
      </w:r>
      <m:oMath>
        <m:sSub>
          <m:sSubPr>
            <m:ctrlPr>
              <w:rPr>
                <w:rFonts w:ascii="Cambria Math" w:hAnsi="Cambria Math" w:cstheme="majorBidi"/>
                <w:sz w:val="24"/>
                <w:szCs w:val="24"/>
              </w:rPr>
            </m:ctrlPr>
          </m:sSubPr>
          <m:e>
            <m:r>
              <w:rPr>
                <w:rFonts w:ascii="Cambria Math" w:hAnsi="Cambria Math" w:cstheme="majorBidi"/>
                <w:sz w:val="24"/>
                <w:szCs w:val="24"/>
              </w:rPr>
              <m:t>Γ</m:t>
            </m:r>
          </m:e>
          <m:sub>
            <m:r>
              <w:rPr>
                <w:rFonts w:ascii="Cambria Math" w:hAnsi="Cambria Math" w:cstheme="majorBidi"/>
                <w:sz w:val="24"/>
                <w:szCs w:val="24"/>
              </w:rPr>
              <m:t>d</m:t>
            </m:r>
          </m:sub>
        </m:sSub>
      </m:oMath>
      <w:r w:rsidR="00BC729A" w:rsidRPr="00EF0E90">
        <w:rPr>
          <w:rFonts w:asciiTheme="majorBidi" w:hAnsiTheme="majorBidi" w:cstheme="majorBidi"/>
          <w:sz w:val="24"/>
          <w:szCs w:val="24"/>
        </w:rPr>
        <w:t xml:space="preserve"> </w:t>
      </w:r>
      <w:r w:rsidRPr="00EF0E90">
        <w:rPr>
          <w:rFonts w:asciiTheme="majorBidi" w:hAnsiTheme="majorBidi" w:cstheme="majorBidi"/>
          <w:sz w:val="24"/>
          <w:szCs w:val="24"/>
        </w:rPr>
        <w:t xml:space="preserve">is the dry-adiabatic lapse </w:t>
      </w:r>
      <w:r w:rsidR="00BC729A" w:rsidRPr="00EF0E90">
        <w:rPr>
          <w:rFonts w:asciiTheme="majorBidi" w:hAnsiTheme="majorBidi" w:cstheme="majorBidi"/>
          <w:sz w:val="24"/>
          <w:szCs w:val="24"/>
        </w:rPr>
        <w:t xml:space="preserve">rate equal to </w:t>
      </w:r>
      <m:oMath>
        <m:f>
          <m:fPr>
            <m:ctrlPr>
              <w:rPr>
                <w:rFonts w:ascii="Cambria Math" w:hAnsi="Cambria Math" w:cstheme="majorBidi"/>
                <w:iCs/>
                <w:sz w:val="24"/>
                <w:szCs w:val="24"/>
              </w:rPr>
            </m:ctrlPr>
          </m:fPr>
          <m:num>
            <m:r>
              <w:rPr>
                <w:rFonts w:ascii="Cambria Math" w:hAnsi="Cambria Math" w:cstheme="majorBidi"/>
                <w:sz w:val="24"/>
                <w:szCs w:val="24"/>
              </w:rPr>
              <m:t>g</m:t>
            </m:r>
          </m:num>
          <m:den>
            <m:sSub>
              <m:sSubPr>
                <m:ctrlPr>
                  <w:rPr>
                    <w:rFonts w:ascii="Cambria Math" w:hAnsi="Cambria Math" w:cstheme="majorBidi"/>
                    <w:iCs/>
                    <w:sz w:val="24"/>
                    <w:szCs w:val="24"/>
                  </w:rPr>
                </m:ctrlPr>
              </m:sSubPr>
              <m:e>
                <m:r>
                  <w:rPr>
                    <w:rFonts w:ascii="Cambria Math" w:hAnsi="Cambria Math" w:cstheme="majorBidi"/>
                    <w:sz w:val="24"/>
                    <w:szCs w:val="24"/>
                  </w:rPr>
                  <m:t>c</m:t>
                </m:r>
              </m:e>
              <m:sub>
                <m:r>
                  <w:rPr>
                    <w:rFonts w:ascii="Cambria Math" w:hAnsi="Cambria Math" w:cstheme="majorBidi"/>
                    <w:sz w:val="24"/>
                    <w:szCs w:val="24"/>
                  </w:rPr>
                  <m:t>p</m:t>
                </m:r>
              </m:sub>
            </m:sSub>
          </m:den>
        </m:f>
      </m:oMath>
      <w:r w:rsidR="00FD7E2A" w:rsidRPr="00EF0E90">
        <w:rPr>
          <w:rFonts w:asciiTheme="majorBidi" w:hAnsiTheme="majorBidi" w:cstheme="majorBidi"/>
          <w:sz w:val="24"/>
          <w:szCs w:val="24"/>
        </w:rPr>
        <w:t>. Regarding t</w:t>
      </w:r>
      <w:r w:rsidR="00ED20D7" w:rsidRPr="00EF0E90">
        <w:rPr>
          <w:rFonts w:asciiTheme="majorBidi" w:hAnsiTheme="majorBidi" w:cstheme="majorBidi"/>
          <w:sz w:val="24"/>
          <w:szCs w:val="24"/>
        </w:rPr>
        <w:t>his equation the more atmospheric</w:t>
      </w:r>
      <w:r w:rsidR="00FD7E2A" w:rsidRPr="00EF0E90">
        <w:rPr>
          <w:rFonts w:asciiTheme="majorBidi" w:hAnsiTheme="majorBidi" w:cstheme="majorBidi"/>
          <w:sz w:val="24"/>
          <w:szCs w:val="24"/>
        </w:rPr>
        <w:t xml:space="preserve"> lapse rate </w:t>
      </w:r>
      <w:r w:rsidR="0015006F" w:rsidRPr="00EF0E90">
        <w:rPr>
          <w:rFonts w:asciiTheme="majorBidi" w:hAnsiTheme="majorBidi" w:cstheme="majorBidi"/>
          <w:sz w:val="24"/>
          <w:szCs w:val="24"/>
        </w:rPr>
        <w:t xml:space="preserve">is closer to dry </w:t>
      </w:r>
      <w:proofErr w:type="spellStart"/>
      <w:r w:rsidR="0015006F" w:rsidRPr="00EF0E90">
        <w:rPr>
          <w:rFonts w:asciiTheme="majorBidi" w:hAnsiTheme="majorBidi" w:cstheme="majorBidi"/>
          <w:sz w:val="24"/>
          <w:szCs w:val="24"/>
        </w:rPr>
        <w:t>adibat</w:t>
      </w:r>
      <w:proofErr w:type="spellEnd"/>
      <w:r w:rsidRPr="00EF0E90">
        <w:rPr>
          <w:rFonts w:asciiTheme="majorBidi" w:hAnsiTheme="majorBidi" w:cstheme="majorBidi"/>
          <w:sz w:val="24"/>
          <w:szCs w:val="24"/>
        </w:rPr>
        <w:t>,</w:t>
      </w:r>
      <w:r w:rsidR="0015006F" w:rsidRPr="00EF0E90">
        <w:rPr>
          <w:rFonts w:asciiTheme="majorBidi" w:hAnsiTheme="majorBidi" w:cstheme="majorBidi"/>
          <w:sz w:val="24"/>
          <w:szCs w:val="24"/>
        </w:rPr>
        <w:t xml:space="preserve"> the subsidence velocity will rise.</w:t>
      </w:r>
    </w:p>
    <w:p w14:paraId="2C7EF689" w14:textId="77777777" w:rsidR="0019306E" w:rsidRPr="00EF0E90" w:rsidRDefault="0019306E" w:rsidP="00EF0E90">
      <w:pPr>
        <w:pStyle w:val="Standard"/>
        <w:spacing w:line="276" w:lineRule="auto"/>
        <w:jc w:val="both"/>
        <w:rPr>
          <w:rFonts w:asciiTheme="majorBidi" w:hAnsiTheme="majorBidi" w:cstheme="majorBidi"/>
        </w:rPr>
      </w:pPr>
    </w:p>
    <w:p w14:paraId="1DC4A9CF" w14:textId="77777777" w:rsidR="00ED20D7" w:rsidRPr="00EF0E90" w:rsidRDefault="00ED20D7" w:rsidP="00EF0E90">
      <w:pPr>
        <w:pStyle w:val="Standard"/>
        <w:spacing w:line="276" w:lineRule="auto"/>
        <w:jc w:val="both"/>
        <w:rPr>
          <w:rFonts w:asciiTheme="majorBidi" w:hAnsiTheme="majorBidi" w:cstheme="majorBidi"/>
        </w:rPr>
      </w:pPr>
    </w:p>
    <w:p w14:paraId="1CB31AFB" w14:textId="77777777" w:rsidR="0019306E" w:rsidRPr="00EF0E90" w:rsidRDefault="00014750" w:rsidP="00EF0E90">
      <w:pPr>
        <w:pStyle w:val="Standard"/>
        <w:spacing w:line="276" w:lineRule="auto"/>
        <w:jc w:val="both"/>
        <w:rPr>
          <w:rFonts w:asciiTheme="majorBidi" w:hAnsiTheme="majorBidi" w:cstheme="majorBidi"/>
        </w:rPr>
      </w:pPr>
      <w:r w:rsidRPr="00EF0E90">
        <w:rPr>
          <w:rFonts w:asciiTheme="majorBidi" w:hAnsiTheme="majorBidi" w:cstheme="majorBidi"/>
        </w:rPr>
        <w:t xml:space="preserve">Later </w:t>
      </w:r>
      <w:proofErr w:type="gramStart"/>
      <w:r w:rsidRPr="00EF0E90">
        <w:rPr>
          <w:rFonts w:asciiTheme="majorBidi" w:hAnsiTheme="majorBidi" w:cstheme="majorBidi"/>
        </w:rPr>
        <w:t>equation(</w:t>
      </w:r>
      <w:proofErr w:type="gramEnd"/>
      <w:r w:rsidRPr="00EF0E90">
        <w:rPr>
          <w:rFonts w:asciiTheme="majorBidi" w:hAnsiTheme="majorBidi" w:cstheme="majorBidi"/>
        </w:rPr>
        <w:t>4)</w:t>
      </w:r>
      <w:r w:rsidR="00FD7E2A" w:rsidRPr="00EF0E90">
        <w:rPr>
          <w:rFonts w:asciiTheme="majorBidi" w:hAnsiTheme="majorBidi" w:cstheme="majorBidi"/>
        </w:rPr>
        <w:t xml:space="preserve"> was the simp</w:t>
      </w:r>
      <w:r w:rsidR="0019306E" w:rsidRPr="00EF0E90">
        <w:rPr>
          <w:rFonts w:asciiTheme="majorBidi" w:hAnsiTheme="majorBidi" w:cstheme="majorBidi"/>
        </w:rPr>
        <w:t>le explication of f</w:t>
      </w:r>
      <w:r w:rsidRPr="00EF0E90">
        <w:rPr>
          <w:rFonts w:asciiTheme="majorBidi" w:hAnsiTheme="majorBidi" w:cstheme="majorBidi"/>
        </w:rPr>
        <w:t>ollowing thermodynamic equation:</w:t>
      </w:r>
    </w:p>
    <w:p w14:paraId="1E1ECC2D" w14:textId="77777777" w:rsidR="00FD5A75" w:rsidRDefault="00FD5A75" w:rsidP="00FD7E2A">
      <w:pPr>
        <w:pStyle w:val="Standard"/>
        <w:rPr>
          <w:rFonts w:ascii="Helvetica" w:hAnsi="Helvetica" w:cs="Helvetica"/>
        </w:rPr>
      </w:pPr>
    </w:p>
    <w:tbl>
      <w:tblPr>
        <w:tblStyle w:val="TableGrid"/>
        <w:tblW w:w="0" w:type="auto"/>
        <w:tblLook w:val="04A0" w:firstRow="1" w:lastRow="0" w:firstColumn="1" w:lastColumn="0" w:noHBand="0" w:noVBand="1"/>
      </w:tblPr>
      <w:tblGrid>
        <w:gridCol w:w="4675"/>
        <w:gridCol w:w="4675"/>
      </w:tblGrid>
      <w:tr w:rsidR="00FD5A75" w14:paraId="632E119B" w14:textId="77777777" w:rsidTr="00FD5A75">
        <w:tc>
          <w:tcPr>
            <w:tcW w:w="4675" w:type="dxa"/>
          </w:tcPr>
          <w:p w14:paraId="1E8BAEA5" w14:textId="77777777" w:rsidR="00FD5A75" w:rsidRPr="00ED20D7" w:rsidRDefault="006701BF" w:rsidP="00FD5A75">
            <w:pPr>
              <w:pStyle w:val="Standard"/>
              <w:rPr>
                <w:rFonts w:ascii="Helvetica" w:hAnsi="Helvetica" w:cs="Helvetica"/>
              </w:rPr>
            </w:pPr>
            <m:oMathPara>
              <m:oMath>
                <m:f>
                  <m:fPr>
                    <m:ctrlPr>
                      <w:rPr>
                        <w:rFonts w:ascii="Cambria Math" w:hAnsi="Cambria Math" w:cs="Helvetica"/>
                      </w:rPr>
                    </m:ctrlPr>
                  </m:fPr>
                  <m:num>
                    <m:r>
                      <w:rPr>
                        <w:rFonts w:ascii="Cambria Math" w:hAnsi="Cambria Math" w:cs="Helvetica"/>
                      </w:rPr>
                      <m:t>∂T</m:t>
                    </m:r>
                  </m:num>
                  <m:den>
                    <m:r>
                      <w:rPr>
                        <w:rFonts w:ascii="Cambria Math" w:hAnsi="Cambria Math" w:cs="Helvetica"/>
                      </w:rPr>
                      <m:t>∂t</m:t>
                    </m:r>
                  </m:den>
                </m:f>
                <m:r>
                  <w:rPr>
                    <w:rFonts w:ascii="Cambria Math" w:hAnsi="Cambria Math" w:cs="Helvetica"/>
                  </w:rPr>
                  <m:t>+v.∇T-ω(</m:t>
                </m:r>
                <m:f>
                  <m:fPr>
                    <m:ctrlPr>
                      <w:rPr>
                        <w:rFonts w:ascii="Cambria Math" w:hAnsi="Cambria Math" w:cs="Helvetica"/>
                      </w:rPr>
                    </m:ctrlPr>
                  </m:fPr>
                  <m:num>
                    <m:r>
                      <w:rPr>
                        <w:rFonts w:ascii="Cambria Math" w:hAnsi="Cambria Math" w:cs="Helvetica"/>
                      </w:rPr>
                      <m:t>α</m:t>
                    </m:r>
                  </m:num>
                  <m:den>
                    <m:sSub>
                      <m:sSubPr>
                        <m:ctrlPr>
                          <w:rPr>
                            <w:rFonts w:ascii="Cambria Math" w:hAnsi="Cambria Math" w:cs="Helvetica"/>
                          </w:rPr>
                        </m:ctrlPr>
                      </m:sSubPr>
                      <m:e>
                        <m:r>
                          <w:rPr>
                            <w:rFonts w:ascii="Cambria Math" w:hAnsi="Cambria Math" w:cs="Helvetica"/>
                          </w:rPr>
                          <m:t>c</m:t>
                        </m:r>
                      </m:e>
                      <m:sub>
                        <m:r>
                          <w:rPr>
                            <w:rFonts w:ascii="Cambria Math" w:hAnsi="Cambria Math" w:cs="Helvetica"/>
                          </w:rPr>
                          <m:t>p</m:t>
                        </m:r>
                      </m:sub>
                    </m:sSub>
                  </m:den>
                </m:f>
                <m:r>
                  <w:rPr>
                    <w:rFonts w:ascii="Cambria Math" w:hAnsi="Cambria Math" w:cs="Helvetica"/>
                  </w:rPr>
                  <m:t>-</m:t>
                </m:r>
                <m:f>
                  <m:fPr>
                    <m:ctrlPr>
                      <w:rPr>
                        <w:rFonts w:ascii="Cambria Math" w:hAnsi="Cambria Math" w:cs="Helvetica"/>
                      </w:rPr>
                    </m:ctrlPr>
                  </m:fPr>
                  <m:num>
                    <m:r>
                      <w:rPr>
                        <w:rFonts w:ascii="Cambria Math" w:hAnsi="Cambria Math" w:cs="Helvetica"/>
                      </w:rPr>
                      <m:t>∂T</m:t>
                    </m:r>
                  </m:num>
                  <m:den>
                    <m:r>
                      <w:rPr>
                        <w:rFonts w:ascii="Cambria Math" w:hAnsi="Cambria Math" w:cs="Helvetica"/>
                      </w:rPr>
                      <m:t>∂p</m:t>
                    </m:r>
                  </m:den>
                </m:f>
                <m:r>
                  <w:rPr>
                    <w:rFonts w:ascii="Cambria Math" w:hAnsi="Cambria Math" w:cs="Helvetica"/>
                  </w:rPr>
                  <m:t>)=</m:t>
                </m:r>
                <m:f>
                  <m:fPr>
                    <m:ctrlPr>
                      <w:rPr>
                        <w:rFonts w:ascii="Cambria Math" w:hAnsi="Cambria Math" w:cs="Helvetica"/>
                      </w:rPr>
                    </m:ctrlPr>
                  </m:fPr>
                  <m:num>
                    <m:r>
                      <w:rPr>
                        <w:rFonts w:ascii="Cambria Math" w:hAnsi="Cambria Math" w:cs="Helvetica"/>
                      </w:rPr>
                      <m:t>Q</m:t>
                    </m:r>
                  </m:num>
                  <m:den>
                    <m:sSub>
                      <m:sSubPr>
                        <m:ctrlPr>
                          <w:rPr>
                            <w:rFonts w:ascii="Cambria Math" w:hAnsi="Cambria Math" w:cs="Helvetica"/>
                          </w:rPr>
                        </m:ctrlPr>
                      </m:sSubPr>
                      <m:e>
                        <m:r>
                          <w:rPr>
                            <w:rFonts w:ascii="Cambria Math" w:hAnsi="Cambria Math" w:cs="Helvetica"/>
                          </w:rPr>
                          <m:t>c</m:t>
                        </m:r>
                      </m:e>
                      <m:sub>
                        <m:r>
                          <w:rPr>
                            <w:rFonts w:ascii="Cambria Math" w:hAnsi="Cambria Math" w:cs="Helvetica"/>
                          </w:rPr>
                          <m:t>p</m:t>
                        </m:r>
                      </m:sub>
                    </m:sSub>
                  </m:den>
                </m:f>
              </m:oMath>
            </m:oMathPara>
          </w:p>
          <w:p w14:paraId="6FB7B0AD" w14:textId="77777777" w:rsidR="00FD5A75" w:rsidRDefault="00FD5A75" w:rsidP="00FD7E2A">
            <w:pPr>
              <w:pStyle w:val="Standard"/>
              <w:rPr>
                <w:rFonts w:ascii="Helvetica" w:hAnsi="Helvetica" w:cs="Helvetica"/>
              </w:rPr>
            </w:pPr>
          </w:p>
        </w:tc>
        <w:tc>
          <w:tcPr>
            <w:tcW w:w="4675" w:type="dxa"/>
          </w:tcPr>
          <w:p w14:paraId="7501DAA6" w14:textId="77777777" w:rsidR="00FD5A75" w:rsidRDefault="00014750" w:rsidP="003A615C">
            <w:pPr>
              <w:pStyle w:val="Standard"/>
              <w:bidi/>
              <w:rPr>
                <w:rFonts w:ascii="Helvetica" w:hAnsi="Helvetica" w:cs="Helvetica"/>
              </w:rPr>
            </w:pPr>
            <w:r>
              <w:rPr>
                <w:rFonts w:ascii="Helvetica" w:hAnsi="Helvetica" w:cs="Helvetica"/>
              </w:rPr>
              <w:t>(</w:t>
            </w:r>
            <w:r w:rsidR="003A615C">
              <w:rPr>
                <w:rFonts w:ascii="Helvetica" w:hAnsi="Helvetica" w:cs="Helvetica"/>
              </w:rPr>
              <w:t>6</w:t>
            </w:r>
            <w:r>
              <w:rPr>
                <w:rFonts w:ascii="Helvetica" w:hAnsi="Helvetica" w:cs="Helvetica"/>
              </w:rPr>
              <w:t>)</w:t>
            </w:r>
          </w:p>
        </w:tc>
      </w:tr>
    </w:tbl>
    <w:p w14:paraId="79665886" w14:textId="77777777" w:rsidR="00FD5A75" w:rsidRDefault="00FD5A75" w:rsidP="00FD7E2A">
      <w:pPr>
        <w:pStyle w:val="Standard"/>
        <w:rPr>
          <w:rFonts w:ascii="Helvetica" w:hAnsi="Helvetica" w:cs="Helvetica"/>
        </w:rPr>
      </w:pPr>
    </w:p>
    <w:p w14:paraId="665EF820" w14:textId="62640AA3" w:rsidR="00FA3460" w:rsidRPr="006E6D85" w:rsidRDefault="006701BF" w:rsidP="006E6D85">
      <w:pPr>
        <w:pStyle w:val="Standard"/>
        <w:spacing w:line="276" w:lineRule="auto"/>
        <w:jc w:val="both"/>
        <w:rPr>
          <w:rFonts w:asciiTheme="majorBidi" w:hAnsiTheme="majorBidi" w:cstheme="majorBidi"/>
        </w:rPr>
      </w:pPr>
      <m:oMath>
        <m:f>
          <m:fPr>
            <m:ctrlPr>
              <w:rPr>
                <w:rFonts w:ascii="Cambria Math" w:hAnsi="Cambria Math" w:cstheme="majorBidi"/>
              </w:rPr>
            </m:ctrlPr>
          </m:fPr>
          <m:num>
            <m:r>
              <w:rPr>
                <w:rFonts w:ascii="Cambria Math" w:hAnsi="Cambria Math" w:cstheme="majorBidi"/>
              </w:rPr>
              <m:t>Q</m:t>
            </m:r>
          </m:num>
          <m:den>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p</m:t>
                </m:r>
              </m:sub>
            </m:sSub>
          </m:den>
        </m:f>
      </m:oMath>
      <w:r w:rsidR="00382160" w:rsidRPr="006E6D85">
        <w:rPr>
          <w:rFonts w:asciiTheme="majorBidi" w:hAnsiTheme="majorBidi" w:cstheme="majorBidi"/>
        </w:rPr>
        <w:t xml:space="preserve"> </w:t>
      </w:r>
      <w:proofErr w:type="gramStart"/>
      <w:r w:rsidR="00382160" w:rsidRPr="006E6D85">
        <w:rPr>
          <w:rFonts w:asciiTheme="majorBidi" w:hAnsiTheme="majorBidi" w:cstheme="majorBidi"/>
        </w:rPr>
        <w:t>is</w:t>
      </w:r>
      <w:proofErr w:type="gramEnd"/>
      <w:r w:rsidR="00382160" w:rsidRPr="006E6D85">
        <w:rPr>
          <w:rFonts w:asciiTheme="majorBidi" w:hAnsiTheme="majorBidi" w:cstheme="majorBidi"/>
        </w:rPr>
        <w:t xml:space="preserve"> the heating rate </w:t>
      </w:r>
      <m:oMath>
        <m:r>
          <w:rPr>
            <w:rFonts w:ascii="Cambria Math" w:hAnsi="Cambria Math" w:cstheme="majorBidi"/>
          </w:rPr>
          <m:t>(</m:t>
        </m:r>
        <m:f>
          <m:fPr>
            <m:ctrlPr>
              <w:rPr>
                <w:rFonts w:ascii="Cambria Math" w:hAnsi="Cambria Math" w:cstheme="majorBidi"/>
              </w:rPr>
            </m:ctrlPr>
          </m:fPr>
          <m:num>
            <m:r>
              <w:rPr>
                <w:rFonts w:ascii="Cambria Math" w:hAnsi="Cambria Math" w:cstheme="majorBidi"/>
              </w:rPr>
              <m:t>α</m:t>
            </m:r>
          </m:num>
          <m:den>
            <m:sSub>
              <m:sSubPr>
                <m:ctrlPr>
                  <w:rPr>
                    <w:rFonts w:ascii="Cambria Math" w:hAnsi="Cambria Math" w:cstheme="majorBidi"/>
                  </w:rPr>
                </m:ctrlPr>
              </m:sSubPr>
              <m:e>
                <m:r>
                  <w:rPr>
                    <w:rFonts w:ascii="Cambria Math" w:hAnsi="Cambria Math" w:cstheme="majorBidi"/>
                  </w:rPr>
                  <m:t>c</m:t>
                </m:r>
              </m:e>
              <m:sub>
                <m:r>
                  <w:rPr>
                    <w:rFonts w:ascii="Cambria Math" w:hAnsi="Cambria Math" w:cstheme="majorBidi"/>
                  </w:rPr>
                  <m:t>p</m:t>
                </m:r>
              </m:sub>
            </m:sSub>
          </m:den>
        </m:f>
        <m:r>
          <w:rPr>
            <w:rFonts w:ascii="Cambria Math" w:hAnsi="Cambria Math" w:cstheme="majorBidi"/>
          </w:rPr>
          <m:t>-</m:t>
        </m:r>
        <m:f>
          <m:fPr>
            <m:ctrlPr>
              <w:rPr>
                <w:rFonts w:ascii="Cambria Math" w:hAnsi="Cambria Math" w:cstheme="majorBidi"/>
              </w:rPr>
            </m:ctrlPr>
          </m:fPr>
          <m:num>
            <m:r>
              <w:rPr>
                <w:rFonts w:ascii="Cambria Math" w:hAnsi="Cambria Math" w:cstheme="majorBidi"/>
              </w:rPr>
              <m:t>∂T</m:t>
            </m:r>
          </m:num>
          <m:den>
            <m:r>
              <w:rPr>
                <w:rFonts w:ascii="Cambria Math" w:hAnsi="Cambria Math" w:cstheme="majorBidi"/>
              </w:rPr>
              <m:t>∂p</m:t>
            </m:r>
          </m:den>
        </m:f>
        <m:r>
          <w:rPr>
            <w:rFonts w:ascii="Cambria Math" w:hAnsi="Cambria Math" w:cstheme="majorBidi"/>
          </w:rPr>
          <m:t>)</m:t>
        </m:r>
      </m:oMath>
      <w:r w:rsidR="00382160" w:rsidRPr="006E6D85">
        <w:rPr>
          <w:rFonts w:asciiTheme="majorBidi" w:hAnsiTheme="majorBidi" w:cstheme="majorBidi"/>
        </w:rPr>
        <w:t xml:space="preserve"> is the static </w:t>
      </w:r>
      <w:r w:rsidR="0001580E" w:rsidRPr="006E6D85">
        <w:rPr>
          <w:rFonts w:asciiTheme="majorBidi" w:hAnsiTheme="majorBidi" w:cstheme="majorBidi"/>
        </w:rPr>
        <w:t>stability parameter.</w:t>
      </w:r>
      <w:r w:rsidR="00FA3460" w:rsidRPr="006E6D85">
        <w:rPr>
          <w:rFonts w:asciiTheme="majorBidi" w:hAnsiTheme="majorBidi" w:cstheme="majorBidi"/>
        </w:rPr>
        <w:t xml:space="preserve"> In this heat balance,</w:t>
      </w:r>
      <w:r w:rsidR="0001580E" w:rsidRPr="006E6D85">
        <w:rPr>
          <w:rFonts w:asciiTheme="majorBidi" w:hAnsiTheme="majorBidi" w:cstheme="majorBidi"/>
        </w:rPr>
        <w:t xml:space="preserve"> </w:t>
      </w:r>
      <w:proofErr w:type="gramStart"/>
      <w:r w:rsidR="0001580E" w:rsidRPr="006E6D85">
        <w:rPr>
          <w:rFonts w:asciiTheme="majorBidi" w:hAnsiTheme="majorBidi" w:cstheme="majorBidi"/>
        </w:rPr>
        <w:t>The</w:t>
      </w:r>
      <w:proofErr w:type="gramEnd"/>
      <w:r w:rsidR="0001580E" w:rsidRPr="006E6D85">
        <w:rPr>
          <w:rFonts w:asciiTheme="majorBidi" w:hAnsiTheme="majorBidi" w:cstheme="majorBidi"/>
        </w:rPr>
        <w:t xml:space="preserve"> two first term of the left side correspond to the horizontal advection of the heat.</w:t>
      </w:r>
      <w:r w:rsidR="00A57559" w:rsidRPr="006E6D85">
        <w:rPr>
          <w:rFonts w:asciiTheme="majorBidi" w:hAnsiTheme="majorBidi" w:cstheme="majorBidi"/>
        </w:rPr>
        <w:t xml:space="preserve"> </w:t>
      </w:r>
      <w:r w:rsidR="00621FC8" w:rsidRPr="006E6D85">
        <w:rPr>
          <w:rFonts w:asciiTheme="majorBidi" w:hAnsiTheme="majorBidi" w:cstheme="majorBidi"/>
        </w:rPr>
        <w:t xml:space="preserve">The </w:t>
      </w:r>
      <w:proofErr w:type="spellStart"/>
      <w:ins w:id="114" w:author="Brian Mapes" w:date="2018-06-18T23:10:00Z">
        <w:r w:rsidR="001F35C8">
          <w:rPr>
            <w:rFonts w:asciiTheme="majorBidi" w:hAnsiTheme="majorBidi" w:cstheme="majorBidi"/>
          </w:rPr>
          <w:t>Coriolis</w:t>
        </w:r>
      </w:ins>
      <w:proofErr w:type="spellEnd"/>
      <w:del w:id="115" w:author="Brian Mapes" w:date="2018-06-18T23:10:00Z">
        <w:r w:rsidR="00014750" w:rsidRPr="006E6D85" w:rsidDel="001F35C8">
          <w:rPr>
            <w:rFonts w:asciiTheme="majorBidi" w:hAnsiTheme="majorBidi" w:cstheme="majorBidi"/>
          </w:rPr>
          <w:delText>carioles</w:delText>
        </w:r>
      </w:del>
      <w:r w:rsidR="00621FC8" w:rsidRPr="006E6D85">
        <w:rPr>
          <w:rFonts w:asciiTheme="majorBidi" w:hAnsiTheme="majorBidi" w:cstheme="majorBidi"/>
        </w:rPr>
        <w:t xml:space="preserve"> force </w:t>
      </w:r>
      <w:del w:id="116" w:author="Brian Mapes" w:date="2018-06-18T23:11:00Z">
        <w:r w:rsidR="00621FC8" w:rsidRPr="006E6D85" w:rsidDel="00BC382B">
          <w:rPr>
            <w:rFonts w:asciiTheme="majorBidi" w:hAnsiTheme="majorBidi" w:cstheme="majorBidi"/>
          </w:rPr>
          <w:delText>which is the triggering factor of this</w:delText>
        </w:r>
        <w:r w:rsidR="00713FB5" w:rsidRPr="006E6D85" w:rsidDel="00BC382B">
          <w:rPr>
            <w:rFonts w:asciiTheme="majorBidi" w:hAnsiTheme="majorBidi" w:cstheme="majorBidi"/>
          </w:rPr>
          <w:delText xml:space="preserve"> horizontal</w:delText>
        </w:r>
        <w:r w:rsidR="00621FC8" w:rsidRPr="006E6D85" w:rsidDel="00BC382B">
          <w:rPr>
            <w:rFonts w:asciiTheme="majorBidi" w:hAnsiTheme="majorBidi" w:cstheme="majorBidi"/>
          </w:rPr>
          <w:delText xml:space="preserve"> transfer, </w:delText>
        </w:r>
      </w:del>
      <w:r w:rsidR="00621FC8" w:rsidRPr="006E6D85">
        <w:rPr>
          <w:rFonts w:asciiTheme="majorBidi" w:hAnsiTheme="majorBidi" w:cstheme="majorBidi"/>
        </w:rPr>
        <w:t xml:space="preserve">is </w:t>
      </w:r>
      <w:r w:rsidR="00014750" w:rsidRPr="006E6D85">
        <w:rPr>
          <w:rFonts w:asciiTheme="majorBidi" w:hAnsiTheme="majorBidi" w:cstheme="majorBidi"/>
        </w:rPr>
        <w:t>noticeably</w:t>
      </w:r>
      <w:r w:rsidR="00621FC8" w:rsidRPr="006E6D85">
        <w:rPr>
          <w:rFonts w:asciiTheme="majorBidi" w:hAnsiTheme="majorBidi" w:cstheme="majorBidi"/>
        </w:rPr>
        <w:t xml:space="preserve"> low in the </w:t>
      </w:r>
      <w:r w:rsidR="00713FB5" w:rsidRPr="006E6D85">
        <w:rPr>
          <w:rFonts w:asciiTheme="majorBidi" w:hAnsiTheme="majorBidi" w:cstheme="majorBidi"/>
        </w:rPr>
        <w:t>tropics</w:t>
      </w:r>
      <w:r w:rsidR="00621FC8" w:rsidRPr="006E6D85">
        <w:rPr>
          <w:rFonts w:asciiTheme="majorBidi" w:hAnsiTheme="majorBidi" w:cstheme="majorBidi"/>
        </w:rPr>
        <w:t xml:space="preserve"> </w:t>
      </w:r>
      <w:ins w:id="117" w:author="Brian Mapes" w:date="2018-06-18T23:11:00Z">
        <w:r w:rsidR="00BC382B">
          <w:rPr>
            <w:rFonts w:asciiTheme="majorBidi" w:hAnsiTheme="majorBidi" w:cstheme="majorBidi"/>
          </w:rPr>
          <w:t xml:space="preserve">so density gradients cannot be sustained under gravity, </w:t>
        </w:r>
      </w:ins>
      <w:r w:rsidR="00621FC8" w:rsidRPr="006E6D85">
        <w:rPr>
          <w:rFonts w:asciiTheme="majorBidi" w:hAnsiTheme="majorBidi" w:cstheme="majorBidi"/>
        </w:rPr>
        <w:t>thus</w:t>
      </w:r>
      <w:r w:rsidR="00FA3460" w:rsidRPr="006E6D85">
        <w:rPr>
          <w:rFonts w:asciiTheme="majorBidi" w:hAnsiTheme="majorBidi" w:cstheme="majorBidi"/>
        </w:rPr>
        <w:t xml:space="preserve"> </w:t>
      </w:r>
      <w:r w:rsidR="00621FC8" w:rsidRPr="006E6D85">
        <w:rPr>
          <w:rFonts w:asciiTheme="majorBidi" w:hAnsiTheme="majorBidi" w:cstheme="majorBidi"/>
        </w:rPr>
        <w:t xml:space="preserve">two first </w:t>
      </w:r>
      <w:proofErr w:type="gramStart"/>
      <w:r w:rsidR="00621FC8" w:rsidRPr="006E6D85">
        <w:rPr>
          <w:rFonts w:asciiTheme="majorBidi" w:hAnsiTheme="majorBidi" w:cstheme="majorBidi"/>
        </w:rPr>
        <w:t>term</w:t>
      </w:r>
      <w:proofErr w:type="gramEnd"/>
      <w:r w:rsidR="00621FC8" w:rsidRPr="006E6D85">
        <w:rPr>
          <w:rFonts w:asciiTheme="majorBidi" w:hAnsiTheme="majorBidi" w:cstheme="majorBidi"/>
        </w:rPr>
        <w:t xml:space="preserve"> are negligible</w:t>
      </w:r>
      <w:r w:rsidR="00FA3460" w:rsidRPr="006E6D85">
        <w:rPr>
          <w:rFonts w:asciiTheme="majorBidi" w:hAnsiTheme="majorBidi" w:cstheme="majorBidi"/>
        </w:rPr>
        <w:t xml:space="preserve"> above the boundary layer</w:t>
      </w:r>
      <w:r w:rsidR="00713FB5" w:rsidRPr="006E6D85">
        <w:rPr>
          <w:rFonts w:asciiTheme="majorBidi" w:hAnsiTheme="majorBidi" w:cstheme="majorBidi"/>
        </w:rPr>
        <w:t>. Therefor</w:t>
      </w:r>
      <w:ins w:id="118" w:author="Brian Mapes" w:date="2018-06-18T23:12:00Z">
        <w:r w:rsidR="00BC382B">
          <w:rPr>
            <w:rFonts w:asciiTheme="majorBidi" w:hAnsiTheme="majorBidi" w:cstheme="majorBidi"/>
          </w:rPr>
          <w:t>e</w:t>
        </w:r>
      </w:ins>
      <w:r w:rsidR="00FA3460" w:rsidRPr="006E6D85">
        <w:rPr>
          <w:rFonts w:asciiTheme="majorBidi" w:hAnsiTheme="majorBidi" w:cstheme="majorBidi"/>
        </w:rPr>
        <w:t xml:space="preserve"> what </w:t>
      </w:r>
      <w:del w:id="119" w:author="Brian Mapes" w:date="2018-06-18T23:12:00Z">
        <w:r w:rsidR="00614D80" w:rsidRPr="006E6D85" w:rsidDel="00BC382B">
          <w:rPr>
            <w:rFonts w:asciiTheme="majorBidi" w:hAnsiTheme="majorBidi" w:cstheme="majorBidi"/>
          </w:rPr>
          <w:delText>governs</w:delText>
        </w:r>
        <w:r w:rsidR="00FA3460" w:rsidRPr="006E6D85" w:rsidDel="00BC382B">
          <w:rPr>
            <w:rFonts w:asciiTheme="majorBidi" w:hAnsiTheme="majorBidi" w:cstheme="majorBidi"/>
          </w:rPr>
          <w:delText xml:space="preserve"> </w:delText>
        </w:r>
      </w:del>
      <w:ins w:id="120" w:author="Brian Mapes" w:date="2018-06-18T23:12:00Z">
        <w:r w:rsidR="00BC382B">
          <w:rPr>
            <w:rFonts w:asciiTheme="majorBidi" w:hAnsiTheme="majorBidi" w:cstheme="majorBidi"/>
          </w:rPr>
          <w:t>balances</w:t>
        </w:r>
        <w:r w:rsidR="00BC382B" w:rsidRPr="006E6D85">
          <w:rPr>
            <w:rFonts w:asciiTheme="majorBidi" w:hAnsiTheme="majorBidi" w:cstheme="majorBidi"/>
          </w:rPr>
          <w:t xml:space="preserve"> </w:t>
        </w:r>
      </w:ins>
      <w:r w:rsidR="00FA3460" w:rsidRPr="006E6D85">
        <w:rPr>
          <w:rFonts w:asciiTheme="majorBidi" w:hAnsiTheme="majorBidi" w:cstheme="majorBidi"/>
        </w:rPr>
        <w:t xml:space="preserve">the cooling </w:t>
      </w:r>
      <w:r w:rsidR="00EA6599" w:rsidRPr="006E6D85">
        <w:rPr>
          <w:rFonts w:asciiTheme="majorBidi" w:hAnsiTheme="majorBidi" w:cstheme="majorBidi"/>
        </w:rPr>
        <w:t>and</w:t>
      </w:r>
      <w:r w:rsidR="00FA3460" w:rsidRPr="006E6D85">
        <w:rPr>
          <w:rFonts w:asciiTheme="majorBidi" w:hAnsiTheme="majorBidi" w:cstheme="majorBidi"/>
        </w:rPr>
        <w:t xml:space="preserve"> heating is the </w:t>
      </w:r>
      <w:del w:id="121" w:author="Brian Mapes" w:date="2018-06-18T23:12:00Z">
        <w:r w:rsidR="00FA3460" w:rsidRPr="006E6D85" w:rsidDel="00BC382B">
          <w:rPr>
            <w:rFonts w:asciiTheme="majorBidi" w:hAnsiTheme="majorBidi" w:cstheme="majorBidi"/>
          </w:rPr>
          <w:delText>integral of vertical</w:delText>
        </w:r>
        <w:r w:rsidR="00621FC8" w:rsidRPr="006E6D85" w:rsidDel="00BC382B">
          <w:rPr>
            <w:rFonts w:asciiTheme="majorBidi" w:hAnsiTheme="majorBidi" w:cstheme="majorBidi"/>
          </w:rPr>
          <w:delText xml:space="preserve"> </w:delText>
        </w:r>
        <w:r w:rsidR="00FA3460" w:rsidRPr="006E6D85" w:rsidDel="00BC382B">
          <w:rPr>
            <w:rFonts w:asciiTheme="majorBidi" w:hAnsiTheme="majorBidi" w:cstheme="majorBidi"/>
          </w:rPr>
          <w:delText>changes</w:delText>
        </w:r>
      </w:del>
      <w:ins w:id="122" w:author="Brian Mapes" w:date="2018-06-18T23:12:00Z">
        <w:r w:rsidR="00BC382B">
          <w:rPr>
            <w:rFonts w:asciiTheme="majorBidi" w:hAnsiTheme="majorBidi" w:cstheme="majorBidi"/>
          </w:rPr>
          <w:t>vertical advection of entropy</w:t>
        </w:r>
      </w:ins>
      <w:r w:rsidR="00FA3460" w:rsidRPr="006E6D85">
        <w:rPr>
          <w:rFonts w:asciiTheme="majorBidi" w:hAnsiTheme="majorBidi" w:cstheme="majorBidi"/>
        </w:rPr>
        <w:t>:</w:t>
      </w:r>
    </w:p>
    <w:tbl>
      <w:tblPr>
        <w:tblStyle w:val="TableGrid"/>
        <w:tblW w:w="0" w:type="auto"/>
        <w:tblLook w:val="04A0" w:firstRow="1" w:lastRow="0" w:firstColumn="1" w:lastColumn="0" w:noHBand="0" w:noVBand="1"/>
      </w:tblPr>
      <w:tblGrid>
        <w:gridCol w:w="4675"/>
        <w:gridCol w:w="4675"/>
      </w:tblGrid>
      <w:tr w:rsidR="00713FB5" w14:paraId="09EC5867" w14:textId="77777777" w:rsidTr="00713FB5">
        <w:tc>
          <w:tcPr>
            <w:tcW w:w="4675" w:type="dxa"/>
          </w:tcPr>
          <w:p w14:paraId="6461CFBF" w14:textId="77777777" w:rsidR="00713FB5" w:rsidRDefault="00713FB5" w:rsidP="00713FB5">
            <w:pPr>
              <w:pStyle w:val="Standard"/>
              <w:rPr>
                <w:rFonts w:ascii="Helvetica" w:hAnsi="Helvetica" w:cs="Helvetica"/>
              </w:rPr>
            </w:pPr>
            <m:oMathPara>
              <m:oMath>
                <m:r>
                  <w:rPr>
                    <w:rFonts w:ascii="Cambria Math" w:hAnsi="Cambria Math" w:cs="Helvetica"/>
                  </w:rPr>
                  <w:lastRenderedPageBreak/>
                  <m:t>-ω(</m:t>
                </m:r>
                <m:f>
                  <m:fPr>
                    <m:ctrlPr>
                      <w:rPr>
                        <w:rFonts w:ascii="Cambria Math" w:hAnsi="Cambria Math" w:cs="Helvetica"/>
                      </w:rPr>
                    </m:ctrlPr>
                  </m:fPr>
                  <m:num>
                    <m:r>
                      <w:rPr>
                        <w:rFonts w:ascii="Cambria Math" w:hAnsi="Cambria Math" w:cs="Helvetica"/>
                      </w:rPr>
                      <m:t>α</m:t>
                    </m:r>
                  </m:num>
                  <m:den>
                    <m:sSub>
                      <m:sSubPr>
                        <m:ctrlPr>
                          <w:rPr>
                            <w:rFonts w:ascii="Cambria Math" w:hAnsi="Cambria Math" w:cs="Helvetica"/>
                          </w:rPr>
                        </m:ctrlPr>
                      </m:sSubPr>
                      <m:e>
                        <m:r>
                          <w:rPr>
                            <w:rFonts w:ascii="Cambria Math" w:hAnsi="Cambria Math" w:cs="Helvetica"/>
                          </w:rPr>
                          <m:t>c</m:t>
                        </m:r>
                      </m:e>
                      <m:sub>
                        <m:r>
                          <w:rPr>
                            <w:rFonts w:ascii="Cambria Math" w:hAnsi="Cambria Math" w:cs="Helvetica"/>
                          </w:rPr>
                          <m:t>p</m:t>
                        </m:r>
                      </m:sub>
                    </m:sSub>
                  </m:den>
                </m:f>
                <m:r>
                  <w:rPr>
                    <w:rFonts w:ascii="Cambria Math" w:hAnsi="Cambria Math" w:cs="Helvetica"/>
                  </w:rPr>
                  <m:t>-</m:t>
                </m:r>
                <m:f>
                  <m:fPr>
                    <m:ctrlPr>
                      <w:rPr>
                        <w:rFonts w:ascii="Cambria Math" w:hAnsi="Cambria Math" w:cs="Helvetica"/>
                      </w:rPr>
                    </m:ctrlPr>
                  </m:fPr>
                  <m:num>
                    <m:r>
                      <w:rPr>
                        <w:rFonts w:ascii="Cambria Math" w:hAnsi="Cambria Math" w:cs="Helvetica"/>
                      </w:rPr>
                      <m:t>∂T</m:t>
                    </m:r>
                  </m:num>
                  <m:den>
                    <m:r>
                      <w:rPr>
                        <w:rFonts w:ascii="Cambria Math" w:hAnsi="Cambria Math" w:cs="Helvetica"/>
                      </w:rPr>
                      <m:t>∂p</m:t>
                    </m:r>
                  </m:den>
                </m:f>
                <m:r>
                  <w:rPr>
                    <w:rFonts w:ascii="Cambria Math" w:hAnsi="Cambria Math" w:cs="Helvetica"/>
                  </w:rPr>
                  <m:t>)=</m:t>
                </m:r>
                <m:f>
                  <m:fPr>
                    <m:ctrlPr>
                      <w:rPr>
                        <w:rFonts w:ascii="Cambria Math" w:hAnsi="Cambria Math" w:cs="Helvetica"/>
                      </w:rPr>
                    </m:ctrlPr>
                  </m:fPr>
                  <m:num>
                    <m:r>
                      <w:rPr>
                        <w:rFonts w:ascii="Cambria Math" w:hAnsi="Cambria Math" w:cs="Helvetica"/>
                      </w:rPr>
                      <m:t>Q</m:t>
                    </m:r>
                  </m:num>
                  <m:den>
                    <m:sSub>
                      <m:sSubPr>
                        <m:ctrlPr>
                          <w:rPr>
                            <w:rFonts w:ascii="Cambria Math" w:hAnsi="Cambria Math" w:cs="Helvetica"/>
                          </w:rPr>
                        </m:ctrlPr>
                      </m:sSubPr>
                      <m:e>
                        <m:r>
                          <w:rPr>
                            <w:rFonts w:ascii="Cambria Math" w:hAnsi="Cambria Math" w:cs="Helvetica"/>
                          </w:rPr>
                          <m:t>c</m:t>
                        </m:r>
                      </m:e>
                      <m:sub>
                        <m:r>
                          <w:rPr>
                            <w:rFonts w:ascii="Cambria Math" w:hAnsi="Cambria Math" w:cs="Helvetica"/>
                          </w:rPr>
                          <m:t>p</m:t>
                        </m:r>
                      </m:sub>
                    </m:sSub>
                  </m:den>
                </m:f>
              </m:oMath>
            </m:oMathPara>
          </w:p>
          <w:p w14:paraId="176BB059" w14:textId="77777777" w:rsidR="00713FB5" w:rsidRDefault="00713FB5" w:rsidP="00FA3460">
            <w:pPr>
              <w:pStyle w:val="Standard"/>
              <w:rPr>
                <w:rFonts w:ascii="Helvetica" w:hAnsi="Helvetica" w:cs="Helvetica"/>
              </w:rPr>
            </w:pPr>
          </w:p>
        </w:tc>
        <w:tc>
          <w:tcPr>
            <w:tcW w:w="4675" w:type="dxa"/>
          </w:tcPr>
          <w:p w14:paraId="195917A2" w14:textId="77777777" w:rsidR="00713FB5" w:rsidRDefault="00713FB5" w:rsidP="003A615C">
            <w:pPr>
              <w:pStyle w:val="Standard"/>
              <w:bidi/>
              <w:rPr>
                <w:rFonts w:ascii="Helvetica" w:hAnsi="Helvetica" w:cs="Helvetica"/>
              </w:rPr>
            </w:pPr>
            <w:r>
              <w:rPr>
                <w:rFonts w:ascii="Helvetica" w:hAnsi="Helvetica" w:cs="Helvetica"/>
              </w:rPr>
              <w:t>(</w:t>
            </w:r>
            <w:r w:rsidR="003A615C">
              <w:rPr>
                <w:rFonts w:ascii="Helvetica" w:hAnsi="Helvetica" w:cs="Helvetica"/>
              </w:rPr>
              <w:t>7</w:t>
            </w:r>
            <w:r>
              <w:rPr>
                <w:rFonts w:ascii="Helvetica" w:hAnsi="Helvetica" w:cs="Helvetica"/>
              </w:rPr>
              <w:t>)</w:t>
            </w:r>
          </w:p>
        </w:tc>
      </w:tr>
    </w:tbl>
    <w:p w14:paraId="4B0823E2" w14:textId="77777777" w:rsidR="00621FC8" w:rsidRDefault="00621FC8" w:rsidP="00621FC8">
      <w:pPr>
        <w:pStyle w:val="Standard"/>
        <w:rPr>
          <w:rFonts w:ascii="Helvetica" w:hAnsi="Helvetica" w:cs="Helvetica"/>
        </w:rPr>
      </w:pPr>
    </w:p>
    <w:p w14:paraId="12558559" w14:textId="77777777" w:rsidR="00FD7E2A" w:rsidRPr="006E6D85" w:rsidRDefault="00EA6599" w:rsidP="006E6D85">
      <w:pPr>
        <w:pStyle w:val="Standard"/>
        <w:spacing w:line="276" w:lineRule="auto"/>
        <w:jc w:val="both"/>
        <w:rPr>
          <w:rFonts w:asciiTheme="majorBidi" w:hAnsiTheme="majorBidi" w:cstheme="majorBidi"/>
        </w:rPr>
      </w:pPr>
      <w:r w:rsidRPr="006E6D85">
        <w:rPr>
          <w:rFonts w:asciiTheme="majorBidi" w:hAnsiTheme="majorBidi" w:cstheme="majorBidi"/>
        </w:rPr>
        <w:t xml:space="preserve">Mapes et al 2001 use </w:t>
      </w:r>
      <m:oMath>
        <m:r>
          <w:rPr>
            <w:rFonts w:ascii="Cambria Math" w:hAnsi="Cambria Math" w:cstheme="majorBidi"/>
          </w:rPr>
          <m:t>σ</m:t>
        </m:r>
      </m:oMath>
      <w:r w:rsidR="00746273" w:rsidRPr="006E6D85">
        <w:rPr>
          <w:rFonts w:asciiTheme="majorBidi" w:hAnsiTheme="majorBidi" w:cstheme="majorBidi"/>
        </w:rPr>
        <w:t xml:space="preserve"> as an indicator of stable stability </w:t>
      </w:r>
      <w:r w:rsidR="003E3F40" w:rsidRPr="006E6D85">
        <w:rPr>
          <w:rFonts w:asciiTheme="majorBidi" w:hAnsiTheme="majorBidi" w:cstheme="majorBidi"/>
        </w:rPr>
        <w:t>and recast the upper equation as</w:t>
      </w:r>
      <w:r w:rsidR="00713FB5" w:rsidRPr="006E6D85">
        <w:rPr>
          <w:rFonts w:asciiTheme="majorBidi" w:hAnsiTheme="majorBidi" w:cstheme="majorBidi"/>
        </w:rPr>
        <w:t>:</w:t>
      </w:r>
    </w:p>
    <w:p w14:paraId="75E95E8D" w14:textId="77777777" w:rsidR="003E3F40" w:rsidRPr="00614D80" w:rsidRDefault="003E3F40" w:rsidP="003A615C">
      <w:pPr>
        <w:pStyle w:val="Standard"/>
      </w:pPr>
      <m:oMath>
        <m:r>
          <w:rPr>
            <w:rFonts w:ascii="Cambria Math" w:hAnsi="Cambria Math" w:cs="Helvetica"/>
          </w:rPr>
          <m:t>-ωσ=Q</m:t>
        </m:r>
      </m:oMath>
      <w:r w:rsidR="00713FB5">
        <w:t xml:space="preserve">     (</w:t>
      </w:r>
      <w:r w:rsidR="003A615C">
        <w:t>8</w:t>
      </w:r>
      <w:r w:rsidR="00713FB5">
        <w:t>)</w:t>
      </w:r>
    </w:p>
    <w:p w14:paraId="14DD4268" w14:textId="77777777" w:rsidR="00614D80" w:rsidRDefault="00614D80" w:rsidP="003E3F40">
      <w:pPr>
        <w:pStyle w:val="Standard"/>
      </w:pPr>
    </w:p>
    <w:p w14:paraId="07495AF0" w14:textId="77777777" w:rsidR="009F6D1E" w:rsidRDefault="009F0FA9" w:rsidP="009F6D1E">
      <w:pPr>
        <w:pStyle w:val="Standard"/>
      </w:pPr>
      <w:r>
        <w:t>The negative sign in two later equation signify an upward motion.</w:t>
      </w:r>
    </w:p>
    <w:p w14:paraId="243263C9" w14:textId="77777777" w:rsidR="00713FB5" w:rsidRDefault="00713FB5" w:rsidP="00713FB5">
      <w:pPr>
        <w:pStyle w:val="Standard"/>
      </w:pPr>
    </w:p>
    <w:p w14:paraId="3C2ACB25" w14:textId="77777777" w:rsidR="009F0FA9" w:rsidRDefault="00713FB5" w:rsidP="00713FB5">
      <w:pPr>
        <w:pStyle w:val="Standard"/>
      </w:pPr>
      <w:r>
        <w:t>By the following segment t</w:t>
      </w:r>
      <w:r w:rsidR="009F6D1E">
        <w:t>he reason</w:t>
      </w:r>
      <w:r w:rsidR="009F0FA9">
        <w:t xml:space="preserve">s </w:t>
      </w:r>
      <w:r>
        <w:t>of</w:t>
      </w:r>
      <w:r w:rsidR="009F0FA9">
        <w:t xml:space="preserve"> choosing the 500hPa layer</w:t>
      </w:r>
      <w:r>
        <w:t xml:space="preserve"> will be discussed involving in the term dynamical concept part. </w:t>
      </w:r>
    </w:p>
    <w:p w14:paraId="50C01BF6" w14:textId="77777777" w:rsidR="009F6D1E" w:rsidRDefault="009F6D1E" w:rsidP="009F0FA9">
      <w:pPr>
        <w:pStyle w:val="Standard"/>
        <w:rPr>
          <w:rtl/>
          <w:cs/>
        </w:rPr>
      </w:pPr>
      <w:r>
        <w:t xml:space="preserve"> </w:t>
      </w:r>
    </w:p>
    <w:p w14:paraId="74FD9E2E" w14:textId="4F0EC26C" w:rsidR="009F6D1E" w:rsidRDefault="009F0FA9" w:rsidP="00E369C5">
      <w:pPr>
        <w:pStyle w:val="Standard"/>
      </w:pPr>
      <w:r>
        <w:rPr>
          <w:lang w:bidi="fa-IR"/>
        </w:rPr>
        <w:t xml:space="preserve"> </w:t>
      </w:r>
      <w:r w:rsidR="000218E2">
        <w:t>F</w:t>
      </w:r>
      <w:r w:rsidR="00713FB5">
        <w:t>igur</w:t>
      </w:r>
      <w:ins w:id="123" w:author="Brian Mapes" w:date="2018-06-18T23:12:00Z">
        <w:r w:rsidR="00BC382B">
          <w:t>e</w:t>
        </w:r>
      </w:ins>
      <w:r w:rsidR="00713FB5">
        <w:t xml:space="preserve"> 2 </w:t>
      </w:r>
      <w:proofErr w:type="gramStart"/>
      <w:r w:rsidR="00713FB5">
        <w:t xml:space="preserve">shows </w:t>
      </w:r>
      <w:r w:rsidR="000218E2">
        <w:t xml:space="preserve"> </w:t>
      </w:r>
      <w:r w:rsidR="00356260">
        <w:t>the</w:t>
      </w:r>
      <w:proofErr w:type="gramEnd"/>
      <w:r w:rsidR="00356260">
        <w:t xml:space="preserve"> vertical profile of net </w:t>
      </w:r>
      <w:proofErr w:type="spellStart"/>
      <w:r w:rsidR="00356260">
        <w:t>radiative</w:t>
      </w:r>
      <w:proofErr w:type="spellEnd"/>
      <w:r w:rsidR="00356260">
        <w:t xml:space="preserve"> </w:t>
      </w:r>
      <w:del w:id="124" w:author="Brian Mapes" w:date="2018-06-18T23:13:00Z">
        <w:r w:rsidR="00356260" w:rsidDel="00723B5B">
          <w:delText xml:space="preserve">heating </w:delText>
        </w:r>
      </w:del>
      <w:ins w:id="125" w:author="Brian Mapes" w:date="2018-06-18T23:13:00Z">
        <w:r w:rsidR="00723B5B">
          <w:t xml:space="preserve">cooling </w:t>
        </w:r>
      </w:ins>
      <w:r w:rsidR="00356260">
        <w:t xml:space="preserve">rate in troposphere in tropical region and </w:t>
      </w:r>
      <w:del w:id="126" w:author="Brian Mapes" w:date="2018-06-18T23:13:00Z">
        <w:r w:rsidR="00356260" w:rsidDel="00723B5B">
          <w:delText>it</w:delText>
        </w:r>
        <w:r w:rsidR="009F6D1E" w:rsidDel="00723B5B">
          <w:delText>s</w:delText>
        </w:r>
        <w:r w:rsidR="00356260" w:rsidDel="00723B5B">
          <w:delText xml:space="preserve"> </w:delText>
        </w:r>
      </w:del>
      <w:ins w:id="127" w:author="Brian Mapes" w:date="2018-06-18T23:13:00Z">
        <w:r w:rsidR="00723B5B">
          <w:t xml:space="preserve">the implied RH </w:t>
        </w:r>
      </w:ins>
      <w:r w:rsidR="00356260">
        <w:t>evolution in 5 days</w:t>
      </w:r>
      <w:ins w:id="128" w:author="Brian Mapes" w:date="2018-06-18T23:13:00Z">
        <w:r w:rsidR="00723B5B">
          <w:t xml:space="preserve"> in the absence of sources</w:t>
        </w:r>
      </w:ins>
      <w:r w:rsidR="00356260">
        <w:t xml:space="preserve">. </w:t>
      </w:r>
      <w:r w:rsidR="009F6D1E">
        <w:t>(</w:t>
      </w:r>
      <w:r w:rsidR="00E369C5">
        <w:t xml:space="preserve">Mapes </w:t>
      </w:r>
      <w:r w:rsidR="009F6D1E">
        <w:t>2001)</w:t>
      </w:r>
    </w:p>
    <w:p w14:paraId="40AA478B" w14:textId="77777777" w:rsidR="009F6D1E" w:rsidRDefault="009F6D1E" w:rsidP="009F6D1E">
      <w:pPr>
        <w:pStyle w:val="Standard"/>
      </w:pPr>
    </w:p>
    <w:tbl>
      <w:tblPr>
        <w:tblStyle w:val="TableGrid"/>
        <w:tblW w:w="0" w:type="auto"/>
        <w:tblLook w:val="04A0" w:firstRow="1" w:lastRow="0" w:firstColumn="1" w:lastColumn="0" w:noHBand="0" w:noVBand="1"/>
      </w:tblPr>
      <w:tblGrid>
        <w:gridCol w:w="4671"/>
        <w:gridCol w:w="4737"/>
      </w:tblGrid>
      <w:tr w:rsidR="00FF3198" w14:paraId="23083CD4" w14:textId="77777777" w:rsidTr="004E7A52">
        <w:trPr>
          <w:trHeight w:val="407"/>
        </w:trPr>
        <w:tc>
          <w:tcPr>
            <w:tcW w:w="3173" w:type="dxa"/>
            <w:vMerge w:val="restart"/>
          </w:tcPr>
          <w:p w14:paraId="5F876AA6" w14:textId="77777777" w:rsidR="004E7A52" w:rsidRDefault="004E7A52" w:rsidP="009F6D1E">
            <w:pPr>
              <w:pStyle w:val="Standard"/>
            </w:pPr>
            <w:r>
              <w:rPr>
                <w:noProof/>
                <w:lang w:eastAsia="en-US" w:bidi="ar-SA"/>
              </w:rPr>
              <w:drawing>
                <wp:inline distT="0" distB="0" distL="0" distR="0" wp14:anchorId="67962E81" wp14:editId="0782F08C">
                  <wp:extent cx="2828925" cy="230243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0456" cy="2376929"/>
                          </a:xfrm>
                          <a:prstGeom prst="rect">
                            <a:avLst/>
                          </a:prstGeom>
                        </pic:spPr>
                      </pic:pic>
                    </a:graphicData>
                  </a:graphic>
                </wp:inline>
              </w:drawing>
            </w:r>
          </w:p>
        </w:tc>
        <w:tc>
          <w:tcPr>
            <w:tcW w:w="4737" w:type="dxa"/>
          </w:tcPr>
          <w:p w14:paraId="69134342" w14:textId="77777777" w:rsidR="004E7A52" w:rsidRPr="004E7A52" w:rsidRDefault="004E7A52" w:rsidP="009F6D1E">
            <w:pPr>
              <w:pStyle w:val="Standard"/>
              <w:rPr>
                <w:b/>
                <w:bCs/>
              </w:rPr>
            </w:pPr>
            <w:r w:rsidRPr="004E7A52">
              <w:rPr>
                <w:b/>
                <w:bCs/>
                <w:sz w:val="22"/>
                <w:szCs w:val="22"/>
              </w:rPr>
              <w:t>c)</w:t>
            </w:r>
          </w:p>
        </w:tc>
      </w:tr>
      <w:tr w:rsidR="00FF3198" w14:paraId="2B0B37F6" w14:textId="77777777" w:rsidTr="004E7A52">
        <w:trPr>
          <w:trHeight w:val="1263"/>
        </w:trPr>
        <w:tc>
          <w:tcPr>
            <w:tcW w:w="3173" w:type="dxa"/>
            <w:vMerge/>
          </w:tcPr>
          <w:p w14:paraId="0E12628A" w14:textId="77777777" w:rsidR="004E7A52" w:rsidRDefault="004E7A52" w:rsidP="009F6D1E">
            <w:pPr>
              <w:pStyle w:val="Standard"/>
              <w:rPr>
                <w:noProof/>
              </w:rPr>
            </w:pPr>
          </w:p>
        </w:tc>
        <w:tc>
          <w:tcPr>
            <w:tcW w:w="4737" w:type="dxa"/>
          </w:tcPr>
          <w:p w14:paraId="725B1395" w14:textId="3FE60FB5" w:rsidR="004E7A52" w:rsidRDefault="004E7A52" w:rsidP="001872C0">
            <w:pPr>
              <w:pStyle w:val="Standard"/>
              <w:rPr>
                <w:noProof/>
              </w:rPr>
            </w:pPr>
            <w:r>
              <w:rPr>
                <w:noProof/>
                <w:lang w:eastAsia="en-US" w:bidi="ar-SA"/>
              </w:rPr>
              <w:drawing>
                <wp:inline distT="0" distB="0" distL="0" distR="0" wp14:anchorId="4552E1A2" wp14:editId="06B7EE3A">
                  <wp:extent cx="2736466" cy="18478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976" cy="1867102"/>
                          </a:xfrm>
                          <a:prstGeom prst="rect">
                            <a:avLst/>
                          </a:prstGeom>
                        </pic:spPr>
                      </pic:pic>
                    </a:graphicData>
                  </a:graphic>
                </wp:inline>
              </w:drawing>
            </w:r>
          </w:p>
        </w:tc>
      </w:tr>
    </w:tbl>
    <w:p w14:paraId="686EA385" w14:textId="77777777" w:rsidR="009F6D1E" w:rsidRDefault="009F6D1E" w:rsidP="009F6D1E">
      <w:pPr>
        <w:pStyle w:val="Standard"/>
      </w:pPr>
    </w:p>
    <w:p w14:paraId="77840645" w14:textId="77777777" w:rsidR="00FF3198" w:rsidRDefault="00713FB5" w:rsidP="009F6D1E">
      <w:pPr>
        <w:pStyle w:val="Standard"/>
      </w:pPr>
      <w:r>
        <w:t>Figure2</w:t>
      </w:r>
    </w:p>
    <w:p w14:paraId="1EF186EB" w14:textId="77777777" w:rsidR="00244517" w:rsidRDefault="00244517" w:rsidP="009F6D1E">
      <w:pPr>
        <w:pStyle w:val="Standard"/>
      </w:pPr>
    </w:p>
    <w:p w14:paraId="32D1B6F8" w14:textId="08C62F6A" w:rsidR="00244517" w:rsidRDefault="00244517" w:rsidP="00C12FB9">
      <w:pPr>
        <w:pStyle w:val="Standard"/>
      </w:pPr>
      <w:r>
        <w:t xml:space="preserve">Figures </w:t>
      </w:r>
      <w:r w:rsidR="00713FB5">
        <w:t>2-</w:t>
      </w:r>
      <w:r>
        <w:t xml:space="preserve">b and </w:t>
      </w:r>
      <w:r w:rsidR="00713FB5">
        <w:t xml:space="preserve">2-a </w:t>
      </w:r>
      <w:r>
        <w:t>in</w:t>
      </w:r>
      <w:r w:rsidR="00C12FB9">
        <w:t>dicate</w:t>
      </w:r>
      <w:r>
        <w:t xml:space="preserve"> </w:t>
      </w:r>
      <w:r w:rsidR="00C12FB9">
        <w:t xml:space="preserve">that the </w:t>
      </w:r>
      <w:del w:id="129" w:author="Brian Mapes" w:date="2018-06-18T23:13:00Z">
        <w:r w:rsidDel="00723B5B">
          <w:delText xml:space="preserve">upper </w:delText>
        </w:r>
      </w:del>
      <w:ins w:id="130" w:author="Brian Mapes" w:date="2018-06-18T23:13:00Z">
        <w:r w:rsidR="00723B5B">
          <w:t xml:space="preserve">whole </w:t>
        </w:r>
      </w:ins>
      <w:r>
        <w:t xml:space="preserve">troposphere undergoes a cooling and drying </w:t>
      </w:r>
      <w:del w:id="131" w:author="Brian Mapes" w:date="2018-06-18T23:14:00Z">
        <w:r w:rsidR="00C12FB9" w:rsidDel="00723B5B">
          <w:delText xml:space="preserve">during </w:delText>
        </w:r>
        <w:r w:rsidDel="00723B5B">
          <w:delText>the first day</w:delText>
        </w:r>
      </w:del>
      <w:ins w:id="132" w:author="Brian Mapes" w:date="2018-06-18T23:14:00Z">
        <w:r w:rsidR="00723B5B">
          <w:t>over a time scale of days</w:t>
        </w:r>
      </w:ins>
      <w:r w:rsidR="00143B32">
        <w:t xml:space="preserve">. </w:t>
      </w:r>
      <w:del w:id="133" w:author="Brian Mapes" w:date="2018-06-18T23:14:00Z">
        <w:r w:rsidR="00143B32" w:rsidDel="00723B5B">
          <w:delText>D</w:delText>
        </w:r>
        <w:r w:rsidR="00C12FB9" w:rsidDel="00723B5B">
          <w:delText>rying trend reaches</w:delText>
        </w:r>
      </w:del>
      <w:ins w:id="134" w:author="Brian Mapes" w:date="2018-06-18T23:14:00Z">
        <w:r w:rsidR="00723B5B">
          <w:t xml:space="preserve">Looking </w:t>
        </w:r>
      </w:ins>
      <w:ins w:id="135" w:author="Brian Mapes" w:date="2018-06-18T23:15:00Z">
        <w:r w:rsidR="00723B5B">
          <w:t xml:space="preserve">just </w:t>
        </w:r>
      </w:ins>
      <w:ins w:id="136" w:author="Brian Mapes" w:date="2018-06-18T23:14:00Z">
        <w:r w:rsidR="00723B5B">
          <w:t>at</w:t>
        </w:r>
      </w:ins>
      <w:r w:rsidR="00C12FB9">
        <w:t xml:space="preserve"> the </w:t>
      </w:r>
      <w:proofErr w:type="gramStart"/>
      <w:r w:rsidR="00C12FB9">
        <w:t xml:space="preserve">500 </w:t>
      </w:r>
      <w:proofErr w:type="spellStart"/>
      <w:r w:rsidR="00C12FB9">
        <w:t>hpa</w:t>
      </w:r>
      <w:proofErr w:type="spellEnd"/>
      <w:proofErr w:type="gramEnd"/>
      <w:r w:rsidR="00C12FB9">
        <w:t xml:space="preserve"> level</w:t>
      </w:r>
      <w:ins w:id="137" w:author="Brian Mapes" w:date="2018-06-18T23:14:00Z">
        <w:r w:rsidR="00723B5B">
          <w:t>, the drying time scale is a couple of days</w:t>
        </w:r>
      </w:ins>
      <w:del w:id="138" w:author="Brian Mapes" w:date="2018-06-18T23:15:00Z">
        <w:r w:rsidR="00C12FB9" w:rsidDel="00723B5B">
          <w:delText xml:space="preserve"> in 5 day making this layer conservative enough</w:delText>
        </w:r>
      </w:del>
      <w:del w:id="139" w:author="Brian Mapes" w:date="2018-06-18T23:14:00Z">
        <w:r w:rsidR="00C12FB9" w:rsidDel="00723B5B">
          <w:delText xml:space="preserve"> </w:delText>
        </w:r>
      </w:del>
      <w:del w:id="140" w:author="Brian Mapes" w:date="2018-06-18T23:15:00Z">
        <w:r w:rsidR="00C12FB9" w:rsidDel="00723B5B">
          <w:delText xml:space="preserve"> to  track it by the MIMIC method</w:delText>
        </w:r>
      </w:del>
      <w:r w:rsidR="00C12FB9">
        <w:t>.</w:t>
      </w:r>
    </w:p>
    <w:p w14:paraId="32651A84" w14:textId="4117052D" w:rsidR="00825EA2" w:rsidRDefault="00713FB5" w:rsidP="003A615C">
      <w:pPr>
        <w:pStyle w:val="Standard"/>
        <w:rPr>
          <w:ins w:id="141" w:author="Brian Mapes" w:date="2018-06-18T23:15:00Z"/>
        </w:rPr>
      </w:pPr>
      <w:r>
        <w:t>The rapid cooling</w:t>
      </w:r>
      <w:r w:rsidR="00825EA2">
        <w:t xml:space="preserve"> can be easily deduced from two equations </w:t>
      </w:r>
      <w:r w:rsidR="003A615C">
        <w:t>8</w:t>
      </w:r>
      <w:r>
        <w:t xml:space="preserve"> and </w:t>
      </w:r>
      <w:r w:rsidR="003A615C">
        <w:t>5</w:t>
      </w:r>
      <w:r>
        <w:t xml:space="preserve"> by</w:t>
      </w:r>
      <w:r w:rsidR="00825EA2">
        <w:t xml:space="preserve"> </w:t>
      </w:r>
      <w:r>
        <w:t>their mutual</w:t>
      </w:r>
      <w:r w:rsidR="00825EA2">
        <w:t xml:space="preserve"> concept. Regarding </w:t>
      </w:r>
      <w:del w:id="142" w:author="Brian Mapes" w:date="2018-06-18T23:16:00Z">
        <w:r w:rsidR="00825EA2" w:rsidDel="001872C0">
          <w:delText xml:space="preserve">the figure </w:delText>
        </w:r>
        <w:r w:rsidDel="001872C0">
          <w:delText>2-</w:delText>
        </w:r>
        <w:r w:rsidR="00825EA2" w:rsidDel="001872C0">
          <w:delText xml:space="preserve">c </w:delText>
        </w:r>
      </w:del>
      <w:r>
        <w:t>a</w:t>
      </w:r>
      <w:r w:rsidR="00825EA2">
        <w:t>nd equation</w:t>
      </w:r>
      <w:r>
        <w:t xml:space="preserve"> </w:t>
      </w:r>
      <w:r w:rsidR="003A615C">
        <w:t>5</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d</m:t>
                </m:r>
              </m:sub>
            </m:sSub>
            <m:r>
              <w:rPr>
                <w:rFonts w:ascii="Cambria Math" w:hAnsi="Cambria Math"/>
              </w:rPr>
              <m:t>-Γ</m:t>
            </m:r>
          </m:e>
        </m:d>
      </m:oMath>
      <w:r w:rsidR="00825EA2">
        <w:t xml:space="preserve"> is lower in upper </w:t>
      </w:r>
      <w:r>
        <w:t>troposphere</w:t>
      </w:r>
      <w:r w:rsidR="00825EA2">
        <w:t xml:space="preserve"> </w:t>
      </w:r>
      <w:r>
        <w:t>hence</w:t>
      </w:r>
      <w:r w:rsidR="00825EA2">
        <w:t xml:space="preserve"> subsidence velocity will be high resulting in </w:t>
      </w:r>
      <w:r>
        <w:t xml:space="preserve">a </w:t>
      </w:r>
      <w:r w:rsidR="00825EA2">
        <w:t xml:space="preserve">drastic cooling. In terms of equation </w:t>
      </w:r>
      <w:r w:rsidR="003A615C">
        <w:t>8</w:t>
      </w:r>
      <w:r w:rsidR="00825EA2">
        <w:t xml:space="preserve"> the subsidence i</w:t>
      </w:r>
      <w:r w:rsidR="00F43DD0">
        <w:t>s</w:t>
      </w:r>
      <w:r w:rsidR="00825EA2">
        <w:t xml:space="preserve"> faster due to the </w:t>
      </w:r>
      <w:del w:id="143" w:author="Brian Mapes" w:date="2018-06-18T23:15:00Z">
        <w:r w:rsidR="00825EA2" w:rsidDel="00723B5B">
          <w:delText xml:space="preserve">lower </w:delText>
        </w:r>
      </w:del>
      <w:ins w:id="144" w:author="Brian Mapes" w:date="2018-06-18T23:15:00Z">
        <w:r w:rsidR="00723B5B">
          <w:t xml:space="preserve">smaller </w:t>
        </w:r>
      </w:ins>
      <m:oMath>
        <m:r>
          <w:rPr>
            <w:rFonts w:ascii="Cambria Math" w:hAnsi="Cambria Math" w:cs="Helvetica"/>
          </w:rPr>
          <m:t>σ</m:t>
        </m:r>
      </m:oMath>
      <w:r>
        <w:t xml:space="preserve"> in upper levels</w:t>
      </w:r>
      <w:r w:rsidR="00825EA2">
        <w:t xml:space="preserve">. </w:t>
      </w:r>
    </w:p>
    <w:p w14:paraId="50AA981A" w14:textId="77777777" w:rsidR="00723B5B" w:rsidRDefault="00723B5B" w:rsidP="003A615C">
      <w:pPr>
        <w:pStyle w:val="Standard"/>
      </w:pPr>
    </w:p>
    <w:p w14:paraId="6BB70C4C" w14:textId="77777777" w:rsidR="009F6D1E" w:rsidRDefault="009C61BA" w:rsidP="007750A4">
      <w:pPr>
        <w:pStyle w:val="Standard"/>
      </w:pPr>
      <w:r>
        <w:t xml:space="preserve">Dry and </w:t>
      </w:r>
      <w:r w:rsidR="00E060D0">
        <w:t>cool established</w:t>
      </w:r>
      <w:r w:rsidR="007750A4">
        <w:t xml:space="preserve"> condition </w:t>
      </w:r>
      <w:r>
        <w:t xml:space="preserve">in upper troposphere </w:t>
      </w:r>
      <w:r w:rsidR="007750A4">
        <w:t>implies a heat transfer to this region by deep convection.</w:t>
      </w:r>
    </w:p>
    <w:p w14:paraId="685FB159" w14:textId="77F57A4D" w:rsidR="0018683B" w:rsidRPr="00EF0E90" w:rsidRDefault="00E060D0" w:rsidP="00EF0E90">
      <w:pPr>
        <w:pStyle w:val="Standard"/>
        <w:spacing w:line="276" w:lineRule="auto"/>
        <w:jc w:val="both"/>
        <w:rPr>
          <w:rFonts w:asciiTheme="majorBidi" w:hAnsiTheme="majorBidi" w:cstheme="majorBidi"/>
        </w:rPr>
      </w:pPr>
      <w:r>
        <w:t>Regarding the figure 2-c</w:t>
      </w:r>
      <w:r w:rsidR="009C61BA">
        <w:t>; u</w:t>
      </w:r>
      <w:r w:rsidR="00FF3198">
        <w:t xml:space="preserve">nder the reversible and pseudo adiabatic conditions the parcel’s temperature </w:t>
      </w:r>
      <w:r w:rsidR="00CA0C47">
        <w:t>becomes</w:t>
      </w:r>
      <w:r w:rsidR="00FF3198">
        <w:t xml:space="preserve"> 8 degrees and 4 degrees more than </w:t>
      </w:r>
      <w:r w:rsidR="000B0B7B">
        <w:t xml:space="preserve">the </w:t>
      </w:r>
      <w:proofErr w:type="spellStart"/>
      <w:r w:rsidR="00FF3198">
        <w:t>envoirnement</w:t>
      </w:r>
      <w:r w:rsidR="000B0B7B">
        <w:rPr>
          <w:lang w:bidi="fa-IR"/>
        </w:rPr>
        <w:t>’s</w:t>
      </w:r>
      <w:proofErr w:type="spellEnd"/>
      <w:r w:rsidR="000B0B7B">
        <w:rPr>
          <w:lang w:bidi="fa-IR"/>
        </w:rPr>
        <w:t>,</w:t>
      </w:r>
      <w:r w:rsidR="00FF3198">
        <w:t xml:space="preserve"> respectively </w:t>
      </w:r>
      <w:r w:rsidR="009C61BA">
        <w:t>in upper troposphere</w:t>
      </w:r>
      <w:r w:rsidR="00FF3198">
        <w:t xml:space="preserve">. </w:t>
      </w:r>
      <w:r>
        <w:t>Referring back to the lifting parcel theory explained in the first part, this difference</w:t>
      </w:r>
      <w:r w:rsidR="00FF3198">
        <w:t xml:space="preserve"> is caused by the latent heat of </w:t>
      </w:r>
      <w:r>
        <w:t>condensate</w:t>
      </w:r>
      <w:r w:rsidR="00FF3198">
        <w:t xml:space="preserve"> in the parcel which </w:t>
      </w:r>
      <w:r w:rsidR="00CA0C47">
        <w:t>compensates for the internal cooling of mass air</w:t>
      </w:r>
      <w:r w:rsidR="00FF3198">
        <w:t xml:space="preserve"> in the reversible</w:t>
      </w:r>
      <w:r w:rsidR="00143B32">
        <w:t xml:space="preserve"> ascent</w:t>
      </w:r>
      <w:r w:rsidR="00FF3198">
        <w:t xml:space="preserve">. Pseudo </w:t>
      </w:r>
      <w:r>
        <w:t>adiabatic</w:t>
      </w:r>
      <w:r w:rsidR="00FF3198">
        <w:t xml:space="preserve"> ascending air mass being </w:t>
      </w:r>
      <w:r w:rsidR="00FF3198" w:rsidRPr="00EF0E90">
        <w:rPr>
          <w:rFonts w:asciiTheme="majorBidi" w:hAnsiTheme="majorBidi" w:cstheme="majorBidi"/>
        </w:rPr>
        <w:lastRenderedPageBreak/>
        <w:t xml:space="preserve">evacuated gradually by the instant rain is dryer and </w:t>
      </w:r>
      <w:r w:rsidR="00143B32" w:rsidRPr="00EF0E90">
        <w:rPr>
          <w:rFonts w:asciiTheme="majorBidi" w:hAnsiTheme="majorBidi" w:cstheme="majorBidi"/>
        </w:rPr>
        <w:t>thus</w:t>
      </w:r>
      <w:r w:rsidR="00CA0C47" w:rsidRPr="00EF0E90">
        <w:rPr>
          <w:rFonts w:asciiTheme="majorBidi" w:hAnsiTheme="majorBidi" w:cstheme="majorBidi"/>
        </w:rPr>
        <w:t xml:space="preserve"> has </w:t>
      </w:r>
      <w:r w:rsidRPr="00EF0E90">
        <w:rPr>
          <w:rFonts w:asciiTheme="majorBidi" w:hAnsiTheme="majorBidi" w:cstheme="majorBidi"/>
        </w:rPr>
        <w:t>more</w:t>
      </w:r>
      <w:r w:rsidR="00143B32" w:rsidRPr="00EF0E90">
        <w:rPr>
          <w:rFonts w:asciiTheme="majorBidi" w:hAnsiTheme="majorBidi" w:cstheme="majorBidi"/>
        </w:rPr>
        <w:t xml:space="preserve"> temperature </w:t>
      </w:r>
      <w:r w:rsidR="00CA0C47" w:rsidRPr="00EF0E90">
        <w:rPr>
          <w:rFonts w:asciiTheme="majorBidi" w:hAnsiTheme="majorBidi" w:cstheme="majorBidi"/>
        </w:rPr>
        <w:t xml:space="preserve">difference </w:t>
      </w:r>
      <w:r w:rsidR="00143B32" w:rsidRPr="00EF0E90">
        <w:rPr>
          <w:rFonts w:asciiTheme="majorBidi" w:hAnsiTheme="majorBidi" w:cstheme="majorBidi"/>
        </w:rPr>
        <w:t xml:space="preserve">with </w:t>
      </w:r>
      <w:proofErr w:type="spellStart"/>
      <w:r w:rsidR="00143B32" w:rsidRPr="00EF0E90">
        <w:rPr>
          <w:rFonts w:asciiTheme="majorBidi" w:hAnsiTheme="majorBidi" w:cstheme="majorBidi"/>
        </w:rPr>
        <w:t>envoirnement</w:t>
      </w:r>
      <w:proofErr w:type="spellEnd"/>
      <w:r w:rsidR="00FF3198" w:rsidRPr="00EF0E90">
        <w:rPr>
          <w:rFonts w:asciiTheme="majorBidi" w:hAnsiTheme="majorBidi" w:cstheme="majorBidi"/>
        </w:rPr>
        <w:t>.</w:t>
      </w:r>
      <w:r w:rsidR="0018683B" w:rsidRPr="00EF0E90">
        <w:rPr>
          <w:rFonts w:asciiTheme="majorBidi" w:hAnsiTheme="majorBidi" w:cstheme="majorBidi"/>
        </w:rPr>
        <w:t xml:space="preserve"> The </w:t>
      </w:r>
      <w:r w:rsidRPr="00EF0E90">
        <w:rPr>
          <w:rFonts w:asciiTheme="majorBidi" w:hAnsiTheme="majorBidi" w:cstheme="majorBidi"/>
        </w:rPr>
        <w:t xml:space="preserve">high </w:t>
      </w:r>
      <w:r w:rsidR="0018683B" w:rsidRPr="00EF0E90">
        <w:rPr>
          <w:rFonts w:asciiTheme="majorBidi" w:hAnsiTheme="majorBidi" w:cstheme="majorBidi"/>
        </w:rPr>
        <w:t xml:space="preserve">difference intensifies the </w:t>
      </w:r>
      <w:proofErr w:type="spellStart"/>
      <w:r w:rsidR="0018683B" w:rsidRPr="00EF0E90">
        <w:rPr>
          <w:rFonts w:asciiTheme="majorBidi" w:hAnsiTheme="majorBidi" w:cstheme="majorBidi"/>
        </w:rPr>
        <w:t>updroughts</w:t>
      </w:r>
      <w:proofErr w:type="spellEnd"/>
      <w:r w:rsidR="0018683B" w:rsidRPr="00EF0E90">
        <w:rPr>
          <w:rFonts w:asciiTheme="majorBidi" w:hAnsiTheme="majorBidi" w:cstheme="majorBidi"/>
        </w:rPr>
        <w:t xml:space="preserve"> and convec</w:t>
      </w:r>
      <w:r w:rsidR="00362A5B" w:rsidRPr="00EF0E90">
        <w:rPr>
          <w:rFonts w:asciiTheme="majorBidi" w:hAnsiTheme="majorBidi" w:cstheme="majorBidi"/>
        </w:rPr>
        <w:t>tive available potential energy</w:t>
      </w:r>
      <w:ins w:id="145" w:author="Brian Mapes" w:date="2018-06-18T23:17:00Z">
        <w:r w:rsidR="00B93E81">
          <w:rPr>
            <w:rFonts w:asciiTheme="majorBidi" w:hAnsiTheme="majorBidi" w:cstheme="majorBidi"/>
          </w:rPr>
          <w:t xml:space="preserve"> </w:t>
        </w:r>
      </w:ins>
      <w:r w:rsidR="00362A5B" w:rsidRPr="00EF0E90">
        <w:rPr>
          <w:rFonts w:asciiTheme="majorBidi" w:hAnsiTheme="majorBidi" w:cstheme="majorBidi"/>
        </w:rPr>
        <w:t>(Mapes 2001) leading to the deep convection.</w:t>
      </w:r>
    </w:p>
    <w:p w14:paraId="3A239958" w14:textId="77777777" w:rsidR="00E060D0" w:rsidRPr="00EF0E90" w:rsidRDefault="00E060D0" w:rsidP="00EF0E90">
      <w:pPr>
        <w:pStyle w:val="Standard"/>
        <w:spacing w:line="276" w:lineRule="auto"/>
        <w:jc w:val="both"/>
        <w:rPr>
          <w:rFonts w:asciiTheme="majorBidi" w:hAnsiTheme="majorBidi" w:cstheme="majorBidi"/>
        </w:rPr>
      </w:pPr>
    </w:p>
    <w:p w14:paraId="02BEA209" w14:textId="18A37D36" w:rsidR="00195171" w:rsidRPr="00EF0E90" w:rsidRDefault="00362A5B" w:rsidP="00EF0E90">
      <w:pPr>
        <w:pStyle w:val="Standard"/>
        <w:spacing w:line="276" w:lineRule="auto"/>
        <w:jc w:val="both"/>
        <w:rPr>
          <w:rFonts w:asciiTheme="majorBidi" w:hAnsiTheme="majorBidi" w:cstheme="majorBidi"/>
          <w:lang w:bidi="fa-IR"/>
        </w:rPr>
      </w:pPr>
      <w:del w:id="146" w:author="Brian Mapes" w:date="2018-06-18T23:18:00Z">
        <w:r w:rsidRPr="00EF0E90" w:rsidDel="00B93E81">
          <w:rPr>
            <w:rFonts w:asciiTheme="majorBidi" w:hAnsiTheme="majorBidi" w:cstheme="majorBidi"/>
          </w:rPr>
          <w:delText xml:space="preserve">The heat transfer by </w:delText>
        </w:r>
        <w:r w:rsidR="00195171" w:rsidRPr="00EF0E90" w:rsidDel="00B93E81">
          <w:rPr>
            <w:rFonts w:asciiTheme="majorBidi" w:hAnsiTheme="majorBidi" w:cstheme="majorBidi"/>
            <w:lang w:bidi="fa-IR"/>
          </w:rPr>
          <w:delText>convection is rapid as drying of this layer. This leads to bimodality of the upper troposphere which makes it incompatible with the MIMIC morphing nature</w:delText>
        </w:r>
      </w:del>
      <w:proofErr w:type="gramStart"/>
      <w:r w:rsidR="00195171" w:rsidRPr="00EF0E90">
        <w:rPr>
          <w:rFonts w:asciiTheme="majorBidi" w:hAnsiTheme="majorBidi" w:cstheme="majorBidi"/>
          <w:lang w:bidi="fa-IR"/>
        </w:rPr>
        <w:t>.</w:t>
      </w:r>
      <w:ins w:id="147" w:author="Brian Mapes" w:date="2018-06-18T23:18:00Z">
        <w:r w:rsidR="00B93E81">
          <w:rPr>
            <w:rFonts w:asciiTheme="majorBidi" w:hAnsiTheme="majorBidi" w:cstheme="majorBidi"/>
            <w:lang w:bidi="fa-IR"/>
          </w:rPr>
          <w:t>???</w:t>
        </w:r>
        <w:proofErr w:type="gramEnd"/>
        <w:r w:rsidR="00B93E81">
          <w:rPr>
            <w:rFonts w:asciiTheme="majorBidi" w:hAnsiTheme="majorBidi" w:cstheme="majorBidi"/>
            <w:lang w:bidi="fa-IR"/>
          </w:rPr>
          <w:t xml:space="preserve"> No idea what you mean here</w:t>
        </w:r>
      </w:ins>
    </w:p>
    <w:p w14:paraId="665AD74F" w14:textId="77777777" w:rsidR="00195171" w:rsidRPr="00EF0E90" w:rsidRDefault="00195171" w:rsidP="00EF0E90">
      <w:pPr>
        <w:pStyle w:val="Standard"/>
        <w:spacing w:line="276" w:lineRule="auto"/>
        <w:jc w:val="both"/>
        <w:rPr>
          <w:rFonts w:asciiTheme="majorBidi" w:hAnsiTheme="majorBidi" w:cstheme="majorBidi"/>
          <w:lang w:bidi="fa-IR"/>
        </w:rPr>
      </w:pPr>
    </w:p>
    <w:p w14:paraId="4602D9B4" w14:textId="77777777" w:rsidR="00362A5B" w:rsidRPr="00EF0E90" w:rsidRDefault="00195171" w:rsidP="00EF0E90">
      <w:pPr>
        <w:pStyle w:val="Standard"/>
        <w:spacing w:line="276" w:lineRule="auto"/>
        <w:jc w:val="both"/>
        <w:rPr>
          <w:rFonts w:asciiTheme="majorBidi" w:hAnsiTheme="majorBidi" w:cstheme="majorBidi"/>
          <w:rtl/>
          <w:lang w:bidi="fa-IR"/>
        </w:rPr>
      </w:pPr>
      <w:r w:rsidRPr="00EF0E90">
        <w:rPr>
          <w:rFonts w:asciiTheme="majorBidi" w:hAnsiTheme="majorBidi" w:cstheme="majorBidi"/>
        </w:rPr>
        <w:t xml:space="preserve">It can be concluded till here that </w:t>
      </w:r>
      <w:proofErr w:type="spellStart"/>
      <w:r w:rsidR="00873559" w:rsidRPr="00EF0E90">
        <w:rPr>
          <w:rFonts w:asciiTheme="majorBidi" w:hAnsiTheme="majorBidi" w:cstheme="majorBidi"/>
        </w:rPr>
        <w:t>radiative</w:t>
      </w:r>
      <w:proofErr w:type="spellEnd"/>
      <w:r w:rsidR="00873559" w:rsidRPr="00EF0E90">
        <w:rPr>
          <w:rFonts w:asciiTheme="majorBidi" w:hAnsiTheme="majorBidi" w:cstheme="majorBidi"/>
        </w:rPr>
        <w:t xml:space="preserve"> co</w:t>
      </w:r>
      <w:r w:rsidR="00135CAE" w:rsidRPr="00EF0E90">
        <w:rPr>
          <w:rFonts w:asciiTheme="majorBidi" w:hAnsiTheme="majorBidi" w:cstheme="majorBidi"/>
        </w:rPr>
        <w:t>o</w:t>
      </w:r>
      <w:r w:rsidR="00873559" w:rsidRPr="00EF0E90">
        <w:rPr>
          <w:rFonts w:asciiTheme="majorBidi" w:hAnsiTheme="majorBidi" w:cstheme="majorBidi"/>
        </w:rPr>
        <w:t>ling is balanced by not only the subsidence but also by convection in some regions. This</w:t>
      </w:r>
      <w:r w:rsidRPr="00EF0E90">
        <w:rPr>
          <w:rFonts w:asciiTheme="majorBidi" w:hAnsiTheme="majorBidi" w:cstheme="majorBidi"/>
        </w:rPr>
        <w:t xml:space="preserve"> balance isn’t </w:t>
      </w:r>
      <w:r w:rsidR="006816CA" w:rsidRPr="00EF0E90">
        <w:rPr>
          <w:rFonts w:asciiTheme="majorBidi" w:hAnsiTheme="majorBidi" w:cstheme="majorBidi"/>
        </w:rPr>
        <w:t>homogenously e</w:t>
      </w:r>
      <w:r w:rsidR="00135CAE" w:rsidRPr="00EF0E90">
        <w:rPr>
          <w:rFonts w:asciiTheme="majorBidi" w:hAnsiTheme="majorBidi" w:cstheme="majorBidi"/>
        </w:rPr>
        <w:t>x</w:t>
      </w:r>
      <w:r w:rsidR="006816CA" w:rsidRPr="00EF0E90">
        <w:rPr>
          <w:rFonts w:asciiTheme="majorBidi" w:hAnsiTheme="majorBidi" w:cstheme="majorBidi"/>
        </w:rPr>
        <w:t>tended</w:t>
      </w:r>
      <w:r w:rsidR="00873559" w:rsidRPr="00EF0E90">
        <w:rPr>
          <w:rFonts w:asciiTheme="majorBidi" w:hAnsiTheme="majorBidi" w:cstheme="majorBidi"/>
        </w:rPr>
        <w:t xml:space="preserve"> through whole tropics. Sporadically</w:t>
      </w:r>
      <w:r w:rsidR="00135CAE" w:rsidRPr="00EF0E90">
        <w:rPr>
          <w:rFonts w:asciiTheme="majorBidi" w:hAnsiTheme="majorBidi" w:cstheme="majorBidi"/>
        </w:rPr>
        <w:t>,</w:t>
      </w:r>
      <w:r w:rsidR="00873559" w:rsidRPr="00EF0E90">
        <w:rPr>
          <w:rFonts w:asciiTheme="majorBidi" w:hAnsiTheme="majorBidi" w:cstheme="majorBidi"/>
        </w:rPr>
        <w:t xml:space="preserve"> one</w:t>
      </w:r>
      <w:r w:rsidR="006816CA" w:rsidRPr="00EF0E90">
        <w:rPr>
          <w:rFonts w:asciiTheme="majorBidi" w:hAnsiTheme="majorBidi" w:cstheme="majorBidi"/>
        </w:rPr>
        <w:t xml:space="preserve"> of </w:t>
      </w:r>
      <w:r w:rsidR="00E060D0" w:rsidRPr="00EF0E90">
        <w:rPr>
          <w:rFonts w:asciiTheme="majorBidi" w:hAnsiTheme="majorBidi" w:cstheme="majorBidi"/>
        </w:rPr>
        <w:t>vertical terms</w:t>
      </w:r>
      <w:r w:rsidR="00873559" w:rsidRPr="00EF0E90">
        <w:rPr>
          <w:rFonts w:asciiTheme="majorBidi" w:hAnsiTheme="majorBidi" w:cstheme="majorBidi"/>
        </w:rPr>
        <w:t xml:space="preserve"> can prevail o</w:t>
      </w:r>
      <w:r w:rsidR="00135CAE" w:rsidRPr="00EF0E90">
        <w:rPr>
          <w:rFonts w:asciiTheme="majorBidi" w:hAnsiTheme="majorBidi" w:cstheme="majorBidi"/>
        </w:rPr>
        <w:t xml:space="preserve">ther in </w:t>
      </w:r>
      <w:r w:rsidR="00873559" w:rsidRPr="00EF0E90">
        <w:rPr>
          <w:rFonts w:asciiTheme="majorBidi" w:hAnsiTheme="majorBidi" w:cstheme="majorBidi"/>
        </w:rPr>
        <w:t>a column integral</w:t>
      </w:r>
      <w:r w:rsidR="00135CAE" w:rsidRPr="00EF0E90">
        <w:rPr>
          <w:rFonts w:asciiTheme="majorBidi" w:hAnsiTheme="majorBidi" w:cstheme="majorBidi"/>
        </w:rPr>
        <w:t xml:space="preserve"> thus</w:t>
      </w:r>
      <w:r w:rsidR="00873559" w:rsidRPr="00EF0E90">
        <w:rPr>
          <w:rFonts w:asciiTheme="majorBidi" w:hAnsiTheme="majorBidi" w:cstheme="majorBidi"/>
        </w:rPr>
        <w:t xml:space="preserve"> horizontal wind is required </w:t>
      </w:r>
      <w:r w:rsidR="006816CA" w:rsidRPr="00EF0E90">
        <w:rPr>
          <w:rFonts w:asciiTheme="majorBidi" w:hAnsiTheme="majorBidi" w:cstheme="majorBidi"/>
        </w:rPr>
        <w:t xml:space="preserve">to fill the gaps. </w:t>
      </w:r>
    </w:p>
    <w:p w14:paraId="76669D5D" w14:textId="77777777" w:rsidR="00135CAE" w:rsidRPr="00EF0E90" w:rsidRDefault="00135CAE" w:rsidP="00EF0E90">
      <w:pPr>
        <w:pStyle w:val="Standard"/>
        <w:spacing w:line="276" w:lineRule="auto"/>
        <w:jc w:val="both"/>
        <w:rPr>
          <w:rFonts w:asciiTheme="majorBidi" w:hAnsiTheme="majorBidi" w:cstheme="majorBidi"/>
        </w:rPr>
      </w:pPr>
    </w:p>
    <w:p w14:paraId="59AFE3DB" w14:textId="77777777" w:rsidR="00B6597E" w:rsidRPr="00EF0E90" w:rsidRDefault="00AF3137" w:rsidP="00EF0E90">
      <w:pPr>
        <w:pStyle w:val="Standard"/>
        <w:spacing w:line="276" w:lineRule="auto"/>
        <w:jc w:val="both"/>
        <w:rPr>
          <w:rFonts w:asciiTheme="majorBidi" w:hAnsiTheme="majorBidi" w:cstheme="majorBidi"/>
        </w:rPr>
      </w:pPr>
      <w:r w:rsidRPr="00EF0E90">
        <w:rPr>
          <w:rFonts w:asciiTheme="majorBidi" w:hAnsiTheme="majorBidi" w:cstheme="majorBidi"/>
        </w:rPr>
        <w:t>T</w:t>
      </w:r>
      <w:r w:rsidR="00135CAE" w:rsidRPr="00EF0E90">
        <w:rPr>
          <w:rFonts w:asciiTheme="majorBidi" w:hAnsiTheme="majorBidi" w:cstheme="majorBidi"/>
        </w:rPr>
        <w:t xml:space="preserve">he whole vertical and </w:t>
      </w:r>
      <w:r w:rsidR="006E6D85" w:rsidRPr="00EF0E90">
        <w:rPr>
          <w:rFonts w:asciiTheme="majorBidi" w:hAnsiTheme="majorBidi" w:cstheme="majorBidi"/>
        </w:rPr>
        <w:t>horizontal</w:t>
      </w:r>
      <w:r w:rsidR="00135CAE" w:rsidRPr="00EF0E90">
        <w:rPr>
          <w:rFonts w:asciiTheme="majorBidi" w:hAnsiTheme="majorBidi" w:cstheme="majorBidi"/>
        </w:rPr>
        <w:t xml:space="preserve"> motion </w:t>
      </w:r>
      <w:r w:rsidRPr="00EF0E90">
        <w:rPr>
          <w:rFonts w:asciiTheme="majorBidi" w:hAnsiTheme="majorBidi" w:cstheme="majorBidi"/>
        </w:rPr>
        <w:t xml:space="preserve">are also explainable by the enthalpy transfer. </w:t>
      </w:r>
      <w:r w:rsidR="006E6D85" w:rsidRPr="00EF0E90">
        <w:rPr>
          <w:rFonts w:asciiTheme="majorBidi" w:hAnsiTheme="majorBidi" w:cstheme="majorBidi"/>
        </w:rPr>
        <w:t>Variation</w:t>
      </w:r>
      <w:r w:rsidR="00362A5B" w:rsidRPr="00EF0E90">
        <w:rPr>
          <w:rFonts w:asciiTheme="majorBidi" w:hAnsiTheme="majorBidi" w:cstheme="majorBidi"/>
        </w:rPr>
        <w:t xml:space="preserve"> in each term of the enthalpy components in equation</w:t>
      </w:r>
      <w:r w:rsidR="003A615C" w:rsidRPr="00EF0E90">
        <w:rPr>
          <w:rFonts w:asciiTheme="majorBidi" w:hAnsiTheme="majorBidi" w:cstheme="majorBidi"/>
        </w:rPr>
        <w:t xml:space="preserve"> 4 </w:t>
      </w:r>
      <w:r w:rsidR="00362A5B" w:rsidRPr="00EF0E90">
        <w:rPr>
          <w:rFonts w:asciiTheme="majorBidi" w:hAnsiTheme="majorBidi" w:cstheme="majorBidi"/>
        </w:rPr>
        <w:t xml:space="preserve">could establish a </w:t>
      </w:r>
      <w:r w:rsidR="003A615C" w:rsidRPr="00EF0E90">
        <w:rPr>
          <w:rFonts w:asciiTheme="majorBidi" w:hAnsiTheme="majorBidi" w:cstheme="majorBidi"/>
        </w:rPr>
        <w:t>gradient</w:t>
      </w:r>
      <w:r w:rsidR="00362A5B" w:rsidRPr="00EF0E90">
        <w:rPr>
          <w:rFonts w:asciiTheme="majorBidi" w:hAnsiTheme="majorBidi" w:cstheme="majorBidi"/>
        </w:rPr>
        <w:t xml:space="preserve"> between two point</w:t>
      </w:r>
      <w:r w:rsidR="00135CAE" w:rsidRPr="00EF0E90">
        <w:rPr>
          <w:rFonts w:asciiTheme="majorBidi" w:hAnsiTheme="majorBidi" w:cstheme="majorBidi"/>
        </w:rPr>
        <w:t>s</w:t>
      </w:r>
      <w:r w:rsidR="00362A5B" w:rsidRPr="00EF0E90">
        <w:rPr>
          <w:rFonts w:asciiTheme="majorBidi" w:hAnsiTheme="majorBidi" w:cstheme="majorBidi"/>
        </w:rPr>
        <w:t xml:space="preserve"> in troposphere and as the energy and mass continuity </w:t>
      </w:r>
      <w:r w:rsidR="003A615C" w:rsidRPr="00EF0E90">
        <w:rPr>
          <w:rFonts w:asciiTheme="majorBidi" w:hAnsiTheme="majorBidi" w:cstheme="majorBidi"/>
        </w:rPr>
        <w:t>necessitates</w:t>
      </w:r>
      <w:r w:rsidR="00362A5B" w:rsidRPr="00EF0E90">
        <w:rPr>
          <w:rFonts w:asciiTheme="majorBidi" w:hAnsiTheme="majorBidi" w:cstheme="majorBidi"/>
        </w:rPr>
        <w:t xml:space="preserve">, a transfer forms to replenish the deficit. </w:t>
      </w:r>
      <w:r w:rsidR="003A615C" w:rsidRPr="00EF0E90">
        <w:rPr>
          <w:rFonts w:asciiTheme="majorBidi" w:hAnsiTheme="majorBidi" w:cstheme="majorBidi"/>
        </w:rPr>
        <w:t xml:space="preserve"> </w:t>
      </w:r>
      <w:r w:rsidR="00624DDD" w:rsidRPr="00EF0E90">
        <w:rPr>
          <w:rFonts w:asciiTheme="majorBidi" w:hAnsiTheme="majorBidi" w:cstheme="majorBidi"/>
        </w:rPr>
        <w:t xml:space="preserve">The moist static energy transfers the heat to tropical upper </w:t>
      </w:r>
      <w:r w:rsidR="003A615C" w:rsidRPr="00EF0E90">
        <w:rPr>
          <w:rFonts w:asciiTheme="majorBidi" w:hAnsiTheme="majorBidi" w:cstheme="majorBidi"/>
        </w:rPr>
        <w:t>troposphere</w:t>
      </w:r>
      <w:r w:rsidR="00624DDD" w:rsidRPr="00EF0E90">
        <w:rPr>
          <w:rFonts w:asciiTheme="majorBidi" w:hAnsiTheme="majorBidi" w:cstheme="majorBidi"/>
        </w:rPr>
        <w:t xml:space="preserve"> by the </w:t>
      </w:r>
      <w:r w:rsidR="003A615C" w:rsidRPr="00EF0E90">
        <w:rPr>
          <w:rFonts w:asciiTheme="majorBidi" w:hAnsiTheme="majorBidi" w:cstheme="majorBidi"/>
        </w:rPr>
        <w:t>latent</w:t>
      </w:r>
      <w:r w:rsidR="00624DDD" w:rsidRPr="00EF0E90">
        <w:rPr>
          <w:rFonts w:asciiTheme="majorBidi" w:hAnsiTheme="majorBidi" w:cstheme="majorBidi"/>
        </w:rPr>
        <w:t xml:space="preserve"> heat term</w:t>
      </w:r>
      <w:r w:rsidR="003A615C" w:rsidRPr="00EF0E90">
        <w:rPr>
          <w:rFonts w:asciiTheme="majorBidi" w:hAnsiTheme="majorBidi" w:cstheme="majorBidi"/>
        </w:rPr>
        <w:t xml:space="preserve"> of enthalpy</w:t>
      </w:r>
      <w:r w:rsidR="00624DDD" w:rsidRPr="00EF0E90">
        <w:rPr>
          <w:rFonts w:asciiTheme="majorBidi" w:hAnsiTheme="majorBidi" w:cstheme="majorBidi"/>
        </w:rPr>
        <w:t xml:space="preserve"> and t</w:t>
      </w:r>
      <w:r w:rsidR="00B6597E" w:rsidRPr="00EF0E90">
        <w:rPr>
          <w:rFonts w:asciiTheme="majorBidi" w:hAnsiTheme="majorBidi" w:cstheme="majorBidi"/>
        </w:rPr>
        <w:t xml:space="preserve">hereafter </w:t>
      </w:r>
      <w:r w:rsidR="003A615C" w:rsidRPr="00EF0E90">
        <w:rPr>
          <w:rFonts w:asciiTheme="majorBidi" w:hAnsiTheme="majorBidi" w:cstheme="majorBidi"/>
        </w:rPr>
        <w:t xml:space="preserve">by </w:t>
      </w:r>
      <w:r w:rsidR="00B6597E" w:rsidRPr="00EF0E90">
        <w:rPr>
          <w:rFonts w:asciiTheme="majorBidi" w:hAnsiTheme="majorBidi" w:cstheme="majorBidi"/>
        </w:rPr>
        <w:t xml:space="preserve">losing the water content </w:t>
      </w:r>
      <w:r w:rsidR="003A615C" w:rsidRPr="00EF0E90">
        <w:rPr>
          <w:rFonts w:asciiTheme="majorBidi" w:hAnsiTheme="majorBidi" w:cstheme="majorBidi"/>
        </w:rPr>
        <w:t xml:space="preserve">it </w:t>
      </w:r>
      <w:r w:rsidR="00B6597E" w:rsidRPr="00EF0E90">
        <w:rPr>
          <w:rFonts w:asciiTheme="majorBidi" w:hAnsiTheme="majorBidi" w:cstheme="majorBidi"/>
        </w:rPr>
        <w:t xml:space="preserve">diverges in form of dry static energy. Therefor the column integral of h is divergent </w:t>
      </w:r>
      <w:r w:rsidR="003A615C" w:rsidRPr="00EF0E90">
        <w:rPr>
          <w:rFonts w:asciiTheme="majorBidi" w:hAnsiTheme="majorBidi" w:cstheme="majorBidi"/>
        </w:rPr>
        <w:t>horizontally</w:t>
      </w:r>
      <w:r w:rsidR="00B6597E" w:rsidRPr="00EF0E90">
        <w:rPr>
          <w:rFonts w:asciiTheme="majorBidi" w:hAnsiTheme="majorBidi" w:cstheme="majorBidi"/>
        </w:rPr>
        <w:t xml:space="preserve"> in upper levels and convergent in the lower half of circulation</w:t>
      </w:r>
      <w:proofErr w:type="gramStart"/>
      <w:r w:rsidR="00B6597E" w:rsidRPr="00EF0E90">
        <w:rPr>
          <w:rFonts w:asciiTheme="majorBidi" w:hAnsiTheme="majorBidi" w:cstheme="majorBidi"/>
        </w:rPr>
        <w:t>.(</w:t>
      </w:r>
      <w:proofErr w:type="gramEnd"/>
      <w:r w:rsidR="003A615C" w:rsidRPr="00EF0E90">
        <w:rPr>
          <w:rFonts w:asciiTheme="majorBidi" w:hAnsiTheme="majorBidi" w:cstheme="majorBidi"/>
        </w:rPr>
        <w:t>figure 3</w:t>
      </w:r>
      <w:r w:rsidR="00B6597E" w:rsidRPr="00EF0E90">
        <w:rPr>
          <w:rFonts w:asciiTheme="majorBidi" w:hAnsiTheme="majorBidi" w:cstheme="majorBidi"/>
        </w:rPr>
        <w:t xml:space="preserve">) </w:t>
      </w:r>
      <w:r w:rsidR="00F743BE" w:rsidRPr="00EF0E90">
        <w:rPr>
          <w:rFonts w:asciiTheme="majorBidi" w:hAnsiTheme="majorBidi" w:cstheme="majorBidi"/>
        </w:rPr>
        <w:t xml:space="preserve">. </w:t>
      </w:r>
    </w:p>
    <w:p w14:paraId="4BC53820" w14:textId="77777777" w:rsidR="003A615C" w:rsidRDefault="003A615C" w:rsidP="00B6597E">
      <w:pPr>
        <w:pStyle w:val="Standard"/>
      </w:pPr>
    </w:p>
    <w:tbl>
      <w:tblPr>
        <w:tblStyle w:val="TableGrid"/>
        <w:tblW w:w="0" w:type="auto"/>
        <w:jc w:val="center"/>
        <w:tblLook w:val="04A0" w:firstRow="1" w:lastRow="0" w:firstColumn="1" w:lastColumn="0" w:noHBand="0" w:noVBand="1"/>
      </w:tblPr>
      <w:tblGrid>
        <w:gridCol w:w="4482"/>
      </w:tblGrid>
      <w:tr w:rsidR="00F743BE" w14:paraId="71DFD140" w14:textId="77777777" w:rsidTr="003A615C">
        <w:trPr>
          <w:trHeight w:val="2224"/>
          <w:jc w:val="center"/>
        </w:trPr>
        <w:tc>
          <w:tcPr>
            <w:tcW w:w="4211" w:type="dxa"/>
          </w:tcPr>
          <w:p w14:paraId="68070F38" w14:textId="77777777" w:rsidR="00F743BE" w:rsidRDefault="00F743BE" w:rsidP="003A615C">
            <w:pPr>
              <w:pStyle w:val="Standard"/>
            </w:pPr>
            <w:r>
              <w:rPr>
                <w:noProof/>
                <w:lang w:eastAsia="en-US" w:bidi="ar-SA"/>
              </w:rPr>
              <w:drawing>
                <wp:inline distT="0" distB="0" distL="0" distR="0" wp14:anchorId="764ECF95" wp14:editId="487E8C34">
                  <wp:extent cx="2709338" cy="151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7782" cy="1541554"/>
                          </a:xfrm>
                          <a:prstGeom prst="rect">
                            <a:avLst/>
                          </a:prstGeom>
                        </pic:spPr>
                      </pic:pic>
                    </a:graphicData>
                  </a:graphic>
                </wp:inline>
              </w:drawing>
            </w:r>
          </w:p>
        </w:tc>
      </w:tr>
      <w:tr w:rsidR="00F743BE" w14:paraId="5F106721" w14:textId="77777777" w:rsidTr="003A615C">
        <w:trPr>
          <w:trHeight w:val="237"/>
          <w:jc w:val="center"/>
        </w:trPr>
        <w:tc>
          <w:tcPr>
            <w:tcW w:w="4211" w:type="dxa"/>
          </w:tcPr>
          <w:p w14:paraId="326B7265" w14:textId="77777777" w:rsidR="00F743BE" w:rsidRDefault="003A615C" w:rsidP="00B6597E">
            <w:pPr>
              <w:pStyle w:val="Standard"/>
            </w:pPr>
            <w:r>
              <w:t>Figure 3</w:t>
            </w:r>
          </w:p>
        </w:tc>
      </w:tr>
    </w:tbl>
    <w:p w14:paraId="1351400C" w14:textId="77777777" w:rsidR="00B6597E" w:rsidRDefault="00B6597E" w:rsidP="00B6597E">
      <w:pPr>
        <w:pStyle w:val="Standard"/>
      </w:pPr>
    </w:p>
    <w:p w14:paraId="2F12C4C8" w14:textId="77777777" w:rsidR="00B6597E" w:rsidRDefault="00B6597E" w:rsidP="00B6597E">
      <w:pPr>
        <w:pStyle w:val="Standard"/>
      </w:pPr>
    </w:p>
    <w:p w14:paraId="7E13FDE0" w14:textId="77777777" w:rsidR="00B6597E" w:rsidRDefault="00B6597E" w:rsidP="00B6597E">
      <w:pPr>
        <w:pStyle w:val="Standard"/>
      </w:pPr>
    </w:p>
    <w:p w14:paraId="5FFF76AE" w14:textId="37D3F8A2" w:rsidR="00B6597E" w:rsidRPr="00EF0E90" w:rsidRDefault="00B6597E" w:rsidP="00EF0E90">
      <w:pPr>
        <w:pStyle w:val="Standard"/>
        <w:spacing w:line="276" w:lineRule="auto"/>
        <w:jc w:val="both"/>
        <w:rPr>
          <w:rFonts w:asciiTheme="majorBidi" w:hAnsiTheme="majorBidi" w:cstheme="majorBidi"/>
        </w:rPr>
      </w:pPr>
      <w:del w:id="148" w:author="Brian Mapes" w:date="2018-06-18T23:19:00Z">
        <w:r w:rsidRPr="00EF0E90" w:rsidDel="00B93E81">
          <w:rPr>
            <w:rFonts w:asciiTheme="majorBidi" w:hAnsiTheme="majorBidi" w:cstheme="majorBidi"/>
          </w:rPr>
          <w:delText xml:space="preserve">Brian </w:delText>
        </w:r>
      </w:del>
      <w:ins w:id="149" w:author="Brian Mapes" w:date="2018-06-18T23:19:00Z">
        <w:r w:rsidR="00B93E81">
          <w:rPr>
            <w:rFonts w:asciiTheme="majorBidi" w:hAnsiTheme="majorBidi" w:cstheme="majorBidi"/>
          </w:rPr>
          <w:t>Mapes</w:t>
        </w:r>
        <w:r w:rsidR="00B93E81" w:rsidRPr="00EF0E90">
          <w:rPr>
            <w:rFonts w:asciiTheme="majorBidi" w:hAnsiTheme="majorBidi" w:cstheme="majorBidi"/>
          </w:rPr>
          <w:t xml:space="preserve"> </w:t>
        </w:r>
      </w:ins>
      <w:r w:rsidRPr="00EF0E90">
        <w:rPr>
          <w:rFonts w:asciiTheme="majorBidi" w:hAnsiTheme="majorBidi" w:cstheme="majorBidi"/>
        </w:rPr>
        <w:t xml:space="preserve">et al 2018, </w:t>
      </w:r>
      <w:r w:rsidR="00C8137D" w:rsidRPr="00EF0E90">
        <w:rPr>
          <w:rFonts w:asciiTheme="majorBidi" w:hAnsiTheme="majorBidi" w:cstheme="majorBidi"/>
        </w:rPr>
        <w:t>showed</w:t>
      </w:r>
      <w:r w:rsidRPr="00EF0E90">
        <w:rPr>
          <w:rFonts w:asciiTheme="majorBidi" w:hAnsiTheme="majorBidi" w:cstheme="majorBidi"/>
        </w:rPr>
        <w:t xml:space="preserve"> that this pattern exists centering on the margin of 48 mm</w:t>
      </w:r>
      <w:r w:rsidR="00F905B1" w:rsidRPr="00EF0E90">
        <w:rPr>
          <w:rFonts w:asciiTheme="majorBidi" w:hAnsiTheme="majorBidi" w:cstheme="majorBidi"/>
        </w:rPr>
        <w:t xml:space="preserve"> column water vapor</w:t>
      </w:r>
      <w:r w:rsidRPr="00EF0E90">
        <w:rPr>
          <w:rFonts w:asciiTheme="majorBidi" w:hAnsiTheme="majorBidi" w:cstheme="majorBidi"/>
        </w:rPr>
        <w:t xml:space="preserve"> in tropical</w:t>
      </w:r>
      <w:r w:rsidR="00F743BE" w:rsidRPr="00EF0E90">
        <w:rPr>
          <w:rFonts w:asciiTheme="majorBidi" w:hAnsiTheme="majorBidi" w:cstheme="majorBidi"/>
        </w:rPr>
        <w:t xml:space="preserve"> region</w:t>
      </w:r>
      <w:r w:rsidRPr="00EF0E90">
        <w:rPr>
          <w:rFonts w:asciiTheme="majorBidi" w:hAnsiTheme="majorBidi" w:cstheme="majorBidi"/>
        </w:rPr>
        <w:t xml:space="preserve"> and there is </w:t>
      </w:r>
      <w:r w:rsidR="003A615C" w:rsidRPr="00EF0E90">
        <w:rPr>
          <w:rFonts w:asciiTheme="majorBidi" w:hAnsiTheme="majorBidi" w:cstheme="majorBidi"/>
        </w:rPr>
        <w:t>a “</w:t>
      </w:r>
      <w:r w:rsidRPr="00EF0E90">
        <w:rPr>
          <w:rFonts w:asciiTheme="majorBidi" w:hAnsiTheme="majorBidi" w:cstheme="majorBidi"/>
        </w:rPr>
        <w:t>h</w:t>
      </w:r>
      <w:r w:rsidR="003A615C" w:rsidRPr="00EF0E90">
        <w:rPr>
          <w:rFonts w:asciiTheme="majorBidi" w:hAnsiTheme="majorBidi" w:cstheme="majorBidi"/>
        </w:rPr>
        <w:t>” export</w:t>
      </w:r>
      <w:r w:rsidRPr="00EF0E90">
        <w:rPr>
          <w:rFonts w:asciiTheme="majorBidi" w:hAnsiTheme="majorBidi" w:cstheme="majorBidi"/>
        </w:rPr>
        <w:t xml:space="preserve"> toward subtropics</w:t>
      </w:r>
      <w:r w:rsidR="003A615C" w:rsidRPr="00EF0E90">
        <w:rPr>
          <w:rFonts w:asciiTheme="majorBidi" w:hAnsiTheme="majorBidi" w:cstheme="majorBidi"/>
        </w:rPr>
        <w:t xml:space="preserve"> (figure 4-a)</w:t>
      </w:r>
      <w:r w:rsidRPr="00EF0E90">
        <w:rPr>
          <w:rFonts w:asciiTheme="majorBidi" w:hAnsiTheme="majorBidi" w:cstheme="majorBidi"/>
        </w:rPr>
        <w:t>.</w:t>
      </w:r>
      <w:r w:rsidR="00C8137D" w:rsidRPr="00EF0E90">
        <w:rPr>
          <w:rFonts w:asciiTheme="majorBidi" w:hAnsiTheme="majorBidi" w:cstheme="majorBidi"/>
        </w:rPr>
        <w:t xml:space="preserve"> The 48 mm CWV was inferred from a the </w:t>
      </w:r>
      <w:r w:rsidR="003A615C" w:rsidRPr="00EF0E90">
        <w:rPr>
          <w:rFonts w:asciiTheme="majorBidi" w:hAnsiTheme="majorBidi" w:cstheme="majorBidi"/>
        </w:rPr>
        <w:t>distribution</w:t>
      </w:r>
      <w:r w:rsidR="00C8137D" w:rsidRPr="00EF0E90">
        <w:rPr>
          <w:rFonts w:asciiTheme="majorBidi" w:hAnsiTheme="majorBidi" w:cstheme="majorBidi"/>
        </w:rPr>
        <w:t xml:space="preserve"> analysis in the same study showing 2 maximum in </w:t>
      </w:r>
      <w:r w:rsidR="00F82E98" w:rsidRPr="00EF0E90">
        <w:rPr>
          <w:rFonts w:asciiTheme="majorBidi" w:hAnsiTheme="majorBidi" w:cstheme="majorBidi"/>
        </w:rPr>
        <w:t xml:space="preserve">CWV </w:t>
      </w:r>
      <w:r w:rsidR="00C8137D" w:rsidRPr="00EF0E90">
        <w:rPr>
          <w:rFonts w:asciiTheme="majorBidi" w:hAnsiTheme="majorBidi" w:cstheme="majorBidi"/>
        </w:rPr>
        <w:t xml:space="preserve">PDF </w:t>
      </w:r>
      <w:r w:rsidR="003A615C" w:rsidRPr="00EF0E90">
        <w:rPr>
          <w:rFonts w:asciiTheme="majorBidi" w:hAnsiTheme="majorBidi" w:cstheme="majorBidi"/>
        </w:rPr>
        <w:t>(</w:t>
      </w:r>
      <w:r w:rsidR="00C8137D" w:rsidRPr="00EF0E90">
        <w:rPr>
          <w:rFonts w:asciiTheme="majorBidi" w:hAnsiTheme="majorBidi" w:cstheme="majorBidi"/>
        </w:rPr>
        <w:t>figure</w:t>
      </w:r>
      <w:r w:rsidR="003A615C" w:rsidRPr="00EF0E90">
        <w:rPr>
          <w:rFonts w:asciiTheme="majorBidi" w:hAnsiTheme="majorBidi" w:cstheme="majorBidi"/>
        </w:rPr>
        <w:t xml:space="preserve"> 4-b)</w:t>
      </w:r>
      <w:r w:rsidR="00C8137D" w:rsidRPr="00EF0E90">
        <w:rPr>
          <w:rFonts w:asciiTheme="majorBidi" w:hAnsiTheme="majorBidi" w:cstheme="majorBidi"/>
        </w:rPr>
        <w:t xml:space="preserve"> with the middle minimum on 48 mm.</w:t>
      </w:r>
      <w:r w:rsidR="00F905B1" w:rsidRPr="00EF0E90">
        <w:rPr>
          <w:rFonts w:asciiTheme="majorBidi" w:hAnsiTheme="majorBidi" w:cstheme="majorBidi"/>
        </w:rPr>
        <w:t xml:space="preserve"> This motif is representative </w:t>
      </w:r>
      <w:r w:rsidR="00F743BE" w:rsidRPr="00EF0E90">
        <w:rPr>
          <w:rFonts w:asciiTheme="majorBidi" w:hAnsiTheme="majorBidi" w:cstheme="majorBidi"/>
        </w:rPr>
        <w:t xml:space="preserve">of </w:t>
      </w:r>
      <w:r w:rsidR="00C8137D" w:rsidRPr="00EF0E90">
        <w:rPr>
          <w:rFonts w:asciiTheme="majorBidi" w:hAnsiTheme="majorBidi" w:cstheme="majorBidi"/>
        </w:rPr>
        <w:t>tropical</w:t>
      </w:r>
      <w:r w:rsidR="00F743BE" w:rsidRPr="00EF0E90">
        <w:rPr>
          <w:rFonts w:asciiTheme="majorBidi" w:hAnsiTheme="majorBidi" w:cstheme="majorBidi"/>
        </w:rPr>
        <w:t xml:space="preserve"> region because it is based on 3 year </w:t>
      </w:r>
      <w:r w:rsidR="004719E6" w:rsidRPr="00EF0E90">
        <w:rPr>
          <w:rFonts w:asciiTheme="majorBidi" w:hAnsiTheme="majorBidi" w:cstheme="majorBidi"/>
        </w:rPr>
        <w:t xml:space="preserve">average of </w:t>
      </w:r>
      <w:r w:rsidR="00F743BE" w:rsidRPr="00EF0E90">
        <w:rPr>
          <w:rFonts w:asciiTheme="majorBidi" w:hAnsiTheme="majorBidi" w:cstheme="majorBidi"/>
        </w:rPr>
        <w:t>satellite data products.</w:t>
      </w:r>
    </w:p>
    <w:p w14:paraId="6678D83C" w14:textId="77777777" w:rsidR="004719E6" w:rsidRDefault="004719E6" w:rsidP="00B6597E">
      <w:pPr>
        <w:pStyle w:val="Standard"/>
      </w:pPr>
    </w:p>
    <w:tbl>
      <w:tblPr>
        <w:tblStyle w:val="TableGrid"/>
        <w:tblW w:w="0" w:type="auto"/>
        <w:tblLook w:val="04A0" w:firstRow="1" w:lastRow="0" w:firstColumn="1" w:lastColumn="0" w:noHBand="0" w:noVBand="1"/>
      </w:tblPr>
      <w:tblGrid>
        <w:gridCol w:w="6096"/>
        <w:gridCol w:w="3480"/>
      </w:tblGrid>
      <w:tr w:rsidR="004075CF" w14:paraId="71597E8A" w14:textId="77777777" w:rsidTr="004075CF">
        <w:tc>
          <w:tcPr>
            <w:tcW w:w="4675" w:type="dxa"/>
          </w:tcPr>
          <w:p w14:paraId="450C6CA2" w14:textId="77777777" w:rsidR="00F82E98" w:rsidRDefault="004075CF" w:rsidP="00B6597E">
            <w:pPr>
              <w:pStyle w:val="Standard"/>
            </w:pPr>
            <w:r>
              <w:rPr>
                <w:noProof/>
              </w:rPr>
              <w:lastRenderedPageBreak/>
              <w:t>a)</w:t>
            </w:r>
            <w:r w:rsidR="00F82E98">
              <w:rPr>
                <w:noProof/>
                <w:lang w:eastAsia="en-US" w:bidi="ar-SA"/>
              </w:rPr>
              <w:drawing>
                <wp:inline distT="0" distB="0" distL="0" distR="0" wp14:anchorId="39D57125" wp14:editId="4C627281">
                  <wp:extent cx="3724275" cy="199644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669" cy="2002012"/>
                          </a:xfrm>
                          <a:prstGeom prst="rect">
                            <a:avLst/>
                          </a:prstGeom>
                        </pic:spPr>
                      </pic:pic>
                    </a:graphicData>
                  </a:graphic>
                </wp:inline>
              </w:drawing>
            </w:r>
          </w:p>
        </w:tc>
        <w:tc>
          <w:tcPr>
            <w:tcW w:w="4675" w:type="dxa"/>
          </w:tcPr>
          <w:p w14:paraId="08B05FD7" w14:textId="77777777" w:rsidR="00F82E98" w:rsidRDefault="004075CF" w:rsidP="004075CF">
            <w:pPr>
              <w:pStyle w:val="Standard"/>
            </w:pPr>
            <w:r>
              <w:rPr>
                <w:noProof/>
              </w:rPr>
              <w:t>b)</w:t>
            </w:r>
            <w:r>
              <w:rPr>
                <w:noProof/>
                <w:lang w:eastAsia="en-US" w:bidi="ar-SA"/>
              </w:rPr>
              <w:drawing>
                <wp:inline distT="0" distB="0" distL="0" distR="0" wp14:anchorId="77CFA570" wp14:editId="740AAD13">
                  <wp:extent cx="1891665"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487" cy="1765461"/>
                          </a:xfrm>
                          <a:prstGeom prst="rect">
                            <a:avLst/>
                          </a:prstGeom>
                        </pic:spPr>
                      </pic:pic>
                    </a:graphicData>
                  </a:graphic>
                </wp:inline>
              </w:drawing>
            </w:r>
          </w:p>
        </w:tc>
      </w:tr>
      <w:tr w:rsidR="004719E6" w14:paraId="06717BA7" w14:textId="77777777" w:rsidTr="004719E6">
        <w:tc>
          <w:tcPr>
            <w:tcW w:w="9350" w:type="dxa"/>
            <w:gridSpan w:val="2"/>
          </w:tcPr>
          <w:p w14:paraId="11586042" w14:textId="77777777" w:rsidR="004719E6" w:rsidRDefault="004719E6" w:rsidP="00B6597E">
            <w:pPr>
              <w:pStyle w:val="Standard"/>
            </w:pPr>
          </w:p>
        </w:tc>
      </w:tr>
    </w:tbl>
    <w:p w14:paraId="4AA16792" w14:textId="77777777" w:rsidR="004719E6" w:rsidRDefault="004719E6" w:rsidP="00B6597E">
      <w:pPr>
        <w:pStyle w:val="Standard"/>
      </w:pPr>
    </w:p>
    <w:p w14:paraId="2D0F24D5" w14:textId="77777777" w:rsidR="006D4D61" w:rsidRPr="00EF0E90" w:rsidRDefault="003A615C" w:rsidP="00EF0E90">
      <w:pPr>
        <w:pStyle w:val="Standard"/>
        <w:spacing w:line="276" w:lineRule="auto"/>
        <w:jc w:val="both"/>
        <w:rPr>
          <w:rFonts w:asciiTheme="majorBidi" w:hAnsiTheme="majorBidi" w:cstheme="majorBidi"/>
        </w:rPr>
      </w:pPr>
      <w:r w:rsidRPr="00EF0E90">
        <w:rPr>
          <w:rFonts w:asciiTheme="majorBidi" w:hAnsiTheme="majorBidi" w:cstheme="majorBidi"/>
        </w:rPr>
        <w:t>In accordance with the figure 4-a</w:t>
      </w:r>
      <w:r w:rsidR="006D4D61" w:rsidRPr="00EF0E90">
        <w:rPr>
          <w:rFonts w:asciiTheme="majorBidi" w:hAnsiTheme="majorBidi" w:cstheme="majorBidi"/>
        </w:rPr>
        <w:t xml:space="preserve"> Hannah et al 2016 chose the 500 </w:t>
      </w:r>
      <w:proofErr w:type="spellStart"/>
      <w:r w:rsidR="006D4D61" w:rsidRPr="00EF0E90">
        <w:rPr>
          <w:rFonts w:asciiTheme="majorBidi" w:hAnsiTheme="majorBidi" w:cstheme="majorBidi"/>
        </w:rPr>
        <w:t>hpa</w:t>
      </w:r>
      <w:proofErr w:type="spellEnd"/>
      <w:r w:rsidR="006D4D61" w:rsidRPr="00EF0E90">
        <w:rPr>
          <w:rFonts w:asciiTheme="majorBidi" w:hAnsiTheme="majorBidi" w:cstheme="majorBidi"/>
        </w:rPr>
        <w:t xml:space="preserve"> as the cutoff point for the bottom and top of troposphere to study deep and bottom-heavy heating during the convection. </w:t>
      </w:r>
    </w:p>
    <w:p w14:paraId="3904BC39" w14:textId="77777777" w:rsidR="004075CF" w:rsidRDefault="004075CF" w:rsidP="00B6597E">
      <w:pPr>
        <w:pStyle w:val="Standard"/>
      </w:pPr>
    </w:p>
    <w:p w14:paraId="05B59D12" w14:textId="77777777" w:rsidR="004075CF" w:rsidRDefault="004075CF" w:rsidP="00B6597E">
      <w:pPr>
        <w:pStyle w:val="Standard"/>
      </w:pPr>
    </w:p>
    <w:p w14:paraId="23575E28" w14:textId="6FB47E0E" w:rsidR="004075CF" w:rsidRDefault="006D4D61" w:rsidP="004075CF">
      <w:pPr>
        <w:pStyle w:val="Standard"/>
        <w:rPr>
          <w:b/>
          <w:bCs/>
        </w:rPr>
      </w:pPr>
      <w:proofErr w:type="spellStart"/>
      <w:r>
        <w:rPr>
          <w:b/>
          <w:bCs/>
        </w:rPr>
        <w:t>Eu</w:t>
      </w:r>
      <w:ins w:id="150" w:author="Brian Mapes" w:date="2018-06-18T23:19:00Z">
        <w:r w:rsidR="00B93E81">
          <w:rPr>
            <w:b/>
            <w:bCs/>
          </w:rPr>
          <w:t>leri</w:t>
        </w:r>
      </w:ins>
      <w:del w:id="151" w:author="Brian Mapes" w:date="2018-06-18T23:19:00Z">
        <w:r w:rsidDel="00B93E81">
          <w:rPr>
            <w:b/>
            <w:bCs/>
          </w:rPr>
          <w:delText>rali</w:delText>
        </w:r>
      </w:del>
      <w:r>
        <w:rPr>
          <w:b/>
          <w:bCs/>
        </w:rPr>
        <w:t>an</w:t>
      </w:r>
      <w:proofErr w:type="spellEnd"/>
      <w:r>
        <w:rPr>
          <w:b/>
          <w:bCs/>
        </w:rPr>
        <w:t xml:space="preserve"> budget and </w:t>
      </w:r>
      <w:proofErr w:type="spellStart"/>
      <w:ins w:id="152" w:author="Brian Mapes" w:date="2018-06-18T23:19:00Z">
        <w:r w:rsidR="00B93E81">
          <w:rPr>
            <w:b/>
            <w:bCs/>
          </w:rPr>
          <w:t>L</w:t>
        </w:r>
      </w:ins>
      <w:del w:id="153" w:author="Brian Mapes" w:date="2018-06-18T23:19:00Z">
        <w:r w:rsidDel="00B93E81">
          <w:rPr>
            <w:b/>
            <w:bCs/>
          </w:rPr>
          <w:delText>l</w:delText>
        </w:r>
      </w:del>
      <w:r>
        <w:rPr>
          <w:b/>
          <w:bCs/>
        </w:rPr>
        <w:t>agrangian</w:t>
      </w:r>
      <w:proofErr w:type="spellEnd"/>
      <w:r>
        <w:rPr>
          <w:b/>
          <w:bCs/>
        </w:rPr>
        <w:t xml:space="preserve"> tend</w:t>
      </w:r>
      <w:ins w:id="154" w:author="Brian Mapes" w:date="2018-06-18T23:19:00Z">
        <w:r w:rsidR="00B93E81">
          <w:rPr>
            <w:b/>
            <w:bCs/>
          </w:rPr>
          <w:t>e</w:t>
        </w:r>
      </w:ins>
      <w:del w:id="155" w:author="Brian Mapes" w:date="2018-06-18T23:19:00Z">
        <w:r w:rsidDel="00B93E81">
          <w:rPr>
            <w:b/>
            <w:bCs/>
          </w:rPr>
          <w:delText>a</w:delText>
        </w:r>
      </w:del>
      <w:proofErr w:type="gramStart"/>
      <w:r>
        <w:rPr>
          <w:b/>
          <w:bCs/>
        </w:rPr>
        <w:t>nc</w:t>
      </w:r>
      <w:proofErr w:type="gramEnd"/>
      <w:del w:id="156" w:author="Brian Mapes" w:date="2018-06-18T23:19:00Z">
        <w:r w:rsidDel="00B93E81">
          <w:rPr>
            <w:b/>
            <w:bCs/>
          </w:rPr>
          <w:delText>e</w:delText>
        </w:r>
      </w:del>
      <w:r>
        <w:rPr>
          <w:b/>
          <w:bCs/>
        </w:rPr>
        <w:t>y:</w:t>
      </w:r>
      <w:r w:rsidR="004075CF" w:rsidRPr="00FD7AF0">
        <w:rPr>
          <w:b/>
          <w:bCs/>
        </w:rPr>
        <w:t xml:space="preserve"> </w:t>
      </w:r>
    </w:p>
    <w:p w14:paraId="69C3FB39" w14:textId="77777777" w:rsidR="004075CF" w:rsidRDefault="004075CF" w:rsidP="004075CF">
      <w:pPr>
        <w:pStyle w:val="Standard"/>
        <w:rPr>
          <w:b/>
          <w:bCs/>
        </w:rPr>
      </w:pPr>
    </w:p>
    <w:p w14:paraId="1E89999E" w14:textId="2F9C5476" w:rsidR="004075CF" w:rsidRPr="00EF0E90" w:rsidRDefault="004075CF" w:rsidP="00EF0E90">
      <w:pPr>
        <w:pStyle w:val="Standard"/>
        <w:spacing w:line="276" w:lineRule="auto"/>
        <w:jc w:val="both"/>
        <w:rPr>
          <w:rFonts w:asciiTheme="majorBidi" w:hAnsiTheme="majorBidi" w:cstheme="majorBidi"/>
          <w:bCs/>
        </w:rPr>
      </w:pPr>
      <w:r w:rsidRPr="00EF0E90">
        <w:rPr>
          <w:rFonts w:asciiTheme="majorBidi" w:hAnsiTheme="majorBidi" w:cstheme="majorBidi"/>
          <w:bCs/>
        </w:rPr>
        <w:t xml:space="preserve">As concluded from </w:t>
      </w:r>
      <w:r w:rsidR="003A615C" w:rsidRPr="00EF0E90">
        <w:rPr>
          <w:rFonts w:asciiTheme="majorBidi" w:hAnsiTheme="majorBidi" w:cstheme="majorBidi"/>
          <w:bCs/>
        </w:rPr>
        <w:t>previous</w:t>
      </w:r>
      <w:r w:rsidRPr="00EF0E90">
        <w:rPr>
          <w:rFonts w:asciiTheme="majorBidi" w:hAnsiTheme="majorBidi" w:cstheme="majorBidi"/>
          <w:bCs/>
        </w:rPr>
        <w:t xml:space="preserve"> part the</w:t>
      </w:r>
      <w:del w:id="157" w:author="Brian Mapes" w:date="2018-06-18T23:20:00Z">
        <w:r w:rsidRPr="00EF0E90" w:rsidDel="00C519B9">
          <w:rPr>
            <w:rFonts w:asciiTheme="majorBidi" w:hAnsiTheme="majorBidi" w:cstheme="majorBidi"/>
            <w:bCs/>
          </w:rPr>
          <w:delText xml:space="preserve"> statistic</w:delText>
        </w:r>
      </w:del>
      <w:r w:rsidRPr="00EF0E90">
        <w:rPr>
          <w:rFonts w:asciiTheme="majorBidi" w:hAnsiTheme="majorBidi" w:cstheme="majorBidi"/>
          <w:bCs/>
        </w:rPr>
        <w:t xml:space="preserve"> moist </w:t>
      </w:r>
      <w:ins w:id="158" w:author="Brian Mapes" w:date="2018-06-18T23:20:00Z">
        <w:r w:rsidR="00C519B9">
          <w:rPr>
            <w:rFonts w:asciiTheme="majorBidi" w:hAnsiTheme="majorBidi" w:cstheme="majorBidi"/>
            <w:bCs/>
          </w:rPr>
          <w:t xml:space="preserve">static </w:t>
        </w:r>
      </w:ins>
      <w:r w:rsidR="003A615C" w:rsidRPr="00EF0E90">
        <w:rPr>
          <w:rFonts w:asciiTheme="majorBidi" w:hAnsiTheme="majorBidi" w:cstheme="majorBidi"/>
          <w:bCs/>
        </w:rPr>
        <w:t>energy</w:t>
      </w:r>
      <w:r w:rsidRPr="00EF0E90">
        <w:rPr>
          <w:rFonts w:asciiTheme="majorBidi" w:hAnsiTheme="majorBidi" w:cstheme="majorBidi"/>
          <w:bCs/>
        </w:rPr>
        <w:t xml:space="preserve"> </w:t>
      </w:r>
      <w:r w:rsidR="003A615C" w:rsidRPr="00EF0E90">
        <w:rPr>
          <w:rFonts w:asciiTheme="majorBidi" w:hAnsiTheme="majorBidi" w:cstheme="majorBidi"/>
          <w:bCs/>
        </w:rPr>
        <w:t>gradient</w:t>
      </w:r>
      <w:r w:rsidRPr="00EF0E90">
        <w:rPr>
          <w:rFonts w:asciiTheme="majorBidi" w:hAnsiTheme="majorBidi" w:cstheme="majorBidi"/>
          <w:bCs/>
        </w:rPr>
        <w:t xml:space="preserve"> triggers </w:t>
      </w:r>
      <w:r w:rsidR="003A615C" w:rsidRPr="00EF0E90">
        <w:rPr>
          <w:rFonts w:asciiTheme="majorBidi" w:hAnsiTheme="majorBidi" w:cstheme="majorBidi"/>
          <w:bCs/>
        </w:rPr>
        <w:t>a</w:t>
      </w:r>
      <w:r w:rsidRPr="00EF0E90">
        <w:rPr>
          <w:rFonts w:asciiTheme="majorBidi" w:hAnsiTheme="majorBidi" w:cstheme="majorBidi"/>
          <w:bCs/>
        </w:rPr>
        <w:t xml:space="preserve"> </w:t>
      </w:r>
      <w:r w:rsidR="003A615C" w:rsidRPr="00EF0E90">
        <w:rPr>
          <w:rFonts w:asciiTheme="majorBidi" w:hAnsiTheme="majorBidi" w:cstheme="majorBidi"/>
          <w:bCs/>
        </w:rPr>
        <w:t>horizontal</w:t>
      </w:r>
      <w:r w:rsidRPr="00EF0E90">
        <w:rPr>
          <w:rFonts w:asciiTheme="majorBidi" w:hAnsiTheme="majorBidi" w:cstheme="majorBidi"/>
          <w:bCs/>
        </w:rPr>
        <w:t xml:space="preserve"> advection flux </w:t>
      </w:r>
      <w:r w:rsidR="003A615C" w:rsidRPr="00EF0E90">
        <w:rPr>
          <w:rFonts w:asciiTheme="majorBidi" w:hAnsiTheme="majorBidi" w:cstheme="majorBidi"/>
          <w:bCs/>
        </w:rPr>
        <w:t xml:space="preserve">between two </w:t>
      </w:r>
      <w:proofErr w:type="gramStart"/>
      <w:r w:rsidR="003A615C" w:rsidRPr="00EF0E90">
        <w:rPr>
          <w:rFonts w:asciiTheme="majorBidi" w:hAnsiTheme="majorBidi" w:cstheme="majorBidi"/>
          <w:bCs/>
        </w:rPr>
        <w:t>zone</w:t>
      </w:r>
      <w:proofErr w:type="gramEnd"/>
      <w:r w:rsidR="003A615C" w:rsidRPr="00EF0E90">
        <w:rPr>
          <w:rFonts w:asciiTheme="majorBidi" w:hAnsiTheme="majorBidi" w:cstheme="majorBidi"/>
          <w:bCs/>
        </w:rPr>
        <w:t xml:space="preserve">, </w:t>
      </w:r>
      <w:r w:rsidRPr="00EF0E90">
        <w:rPr>
          <w:rFonts w:asciiTheme="majorBidi" w:hAnsiTheme="majorBidi" w:cstheme="majorBidi"/>
          <w:bCs/>
        </w:rPr>
        <w:t xml:space="preserve">which ends with convergence </w:t>
      </w:r>
      <w:r w:rsidR="003A615C" w:rsidRPr="00EF0E90">
        <w:rPr>
          <w:rFonts w:asciiTheme="majorBidi" w:hAnsiTheme="majorBidi" w:cstheme="majorBidi"/>
          <w:bCs/>
        </w:rPr>
        <w:t>deficit area</w:t>
      </w:r>
      <w:r w:rsidRPr="00EF0E90">
        <w:rPr>
          <w:rFonts w:asciiTheme="majorBidi" w:hAnsiTheme="majorBidi" w:cstheme="majorBidi"/>
          <w:bCs/>
        </w:rPr>
        <w:t>. The whole budget could be resolved by the use of G</w:t>
      </w:r>
      <w:ins w:id="159" w:author="Brian Mapes" w:date="2018-06-18T23:20:00Z">
        <w:r w:rsidR="00C519B9">
          <w:rPr>
            <w:rFonts w:asciiTheme="majorBidi" w:hAnsiTheme="majorBidi" w:cstheme="majorBidi"/>
            <w:bCs/>
          </w:rPr>
          <w:t>a</w:t>
        </w:r>
      </w:ins>
      <w:r w:rsidRPr="00EF0E90">
        <w:rPr>
          <w:rFonts w:asciiTheme="majorBidi" w:hAnsiTheme="majorBidi" w:cstheme="majorBidi"/>
          <w:bCs/>
        </w:rPr>
        <w:t>uss</w:t>
      </w:r>
      <w:del w:id="160" w:author="Brian Mapes" w:date="2018-06-18T23:20:00Z">
        <w:r w:rsidRPr="00EF0E90" w:rsidDel="00C519B9">
          <w:rPr>
            <w:rFonts w:asciiTheme="majorBidi" w:hAnsiTheme="majorBidi" w:cstheme="majorBidi"/>
            <w:bCs/>
          </w:rPr>
          <w:delText>e</w:delText>
        </w:r>
      </w:del>
      <w:r w:rsidRPr="00EF0E90">
        <w:rPr>
          <w:rFonts w:asciiTheme="majorBidi" w:hAnsiTheme="majorBidi" w:cstheme="majorBidi"/>
          <w:bCs/>
        </w:rPr>
        <w:t xml:space="preserve">’s integral </w:t>
      </w:r>
      <w:proofErr w:type="spellStart"/>
      <w:r w:rsidRPr="00EF0E90">
        <w:rPr>
          <w:rFonts w:asciiTheme="majorBidi" w:hAnsiTheme="majorBidi" w:cstheme="majorBidi"/>
          <w:bCs/>
        </w:rPr>
        <w:t>theoreom</w:t>
      </w:r>
      <w:proofErr w:type="spellEnd"/>
      <w:r w:rsidRPr="00EF0E90">
        <w:rPr>
          <w:rFonts w:asciiTheme="majorBidi" w:hAnsiTheme="majorBidi" w:cstheme="majorBidi"/>
          <w:bCs/>
        </w:rPr>
        <w:t>. This is ref</w:t>
      </w:r>
      <w:del w:id="161" w:author="Brian Mapes" w:date="2018-06-18T23:20:00Z">
        <w:r w:rsidRPr="00EF0E90" w:rsidDel="00C519B9">
          <w:rPr>
            <w:rFonts w:asciiTheme="majorBidi" w:hAnsiTheme="majorBidi" w:cstheme="majorBidi"/>
            <w:bCs/>
          </w:rPr>
          <w:delText>f</w:delText>
        </w:r>
      </w:del>
      <w:r w:rsidRPr="00EF0E90">
        <w:rPr>
          <w:rFonts w:asciiTheme="majorBidi" w:hAnsiTheme="majorBidi" w:cstheme="majorBidi"/>
          <w:bCs/>
        </w:rPr>
        <w:t>er</w:t>
      </w:r>
      <w:ins w:id="162" w:author="Brian Mapes" w:date="2018-06-18T23:20:00Z">
        <w:r w:rsidR="0038342E">
          <w:rPr>
            <w:rFonts w:asciiTheme="majorBidi" w:hAnsiTheme="majorBidi" w:cstheme="majorBidi"/>
            <w:bCs/>
          </w:rPr>
          <w:t>r</w:t>
        </w:r>
      </w:ins>
      <w:r w:rsidRPr="00EF0E90">
        <w:rPr>
          <w:rFonts w:asciiTheme="majorBidi" w:hAnsiTheme="majorBidi" w:cstheme="majorBidi"/>
          <w:bCs/>
        </w:rPr>
        <w:t xml:space="preserve">ed in </w:t>
      </w:r>
      <w:proofErr w:type="spellStart"/>
      <w:r w:rsidRPr="00EF0E90">
        <w:rPr>
          <w:rFonts w:asciiTheme="majorBidi" w:hAnsiTheme="majorBidi" w:cstheme="majorBidi"/>
          <w:bCs/>
        </w:rPr>
        <w:t>thermodymanical</w:t>
      </w:r>
      <w:proofErr w:type="spellEnd"/>
      <w:r w:rsidRPr="00EF0E90">
        <w:rPr>
          <w:rFonts w:asciiTheme="majorBidi" w:hAnsiTheme="majorBidi" w:cstheme="majorBidi"/>
          <w:bCs/>
        </w:rPr>
        <w:t xml:space="preserve"> </w:t>
      </w:r>
      <w:r w:rsidR="003A615C" w:rsidRPr="00EF0E90">
        <w:rPr>
          <w:rFonts w:asciiTheme="majorBidi" w:hAnsiTheme="majorBidi" w:cstheme="majorBidi"/>
          <w:bCs/>
        </w:rPr>
        <w:t>literatures</w:t>
      </w:r>
      <w:r w:rsidRPr="00EF0E90">
        <w:rPr>
          <w:rFonts w:asciiTheme="majorBidi" w:hAnsiTheme="majorBidi" w:cstheme="majorBidi"/>
          <w:bCs/>
        </w:rPr>
        <w:t xml:space="preserve"> as “gross” moist</w:t>
      </w:r>
      <w:ins w:id="163" w:author="Brian Mapes" w:date="2018-06-18T23:20:00Z">
        <w:r w:rsidR="0038342E">
          <w:rPr>
            <w:rFonts w:asciiTheme="majorBidi" w:hAnsiTheme="majorBidi" w:cstheme="majorBidi"/>
            <w:bCs/>
          </w:rPr>
          <w:t xml:space="preserve"> stability</w:t>
        </w:r>
      </w:ins>
      <w:r w:rsidRPr="00EF0E90">
        <w:rPr>
          <w:rFonts w:asciiTheme="majorBidi" w:hAnsiTheme="majorBidi" w:cstheme="majorBidi"/>
          <w:bCs/>
        </w:rPr>
        <w:t xml:space="preserve">. But the problem here </w:t>
      </w:r>
      <w:r w:rsidR="003A615C" w:rsidRPr="00EF0E90">
        <w:rPr>
          <w:rFonts w:asciiTheme="majorBidi" w:hAnsiTheme="majorBidi" w:cstheme="majorBidi"/>
          <w:bCs/>
        </w:rPr>
        <w:t>is vertical</w:t>
      </w:r>
      <w:r w:rsidRPr="00EF0E90">
        <w:rPr>
          <w:rFonts w:asciiTheme="majorBidi" w:hAnsiTheme="majorBidi" w:cstheme="majorBidi"/>
          <w:bCs/>
        </w:rPr>
        <w:t xml:space="preserve"> velocity one of the important required variables of this integral</w:t>
      </w:r>
      <w:r w:rsidR="003A615C" w:rsidRPr="00EF0E90">
        <w:rPr>
          <w:rFonts w:asciiTheme="majorBidi" w:hAnsiTheme="majorBidi" w:cstheme="majorBidi"/>
          <w:bCs/>
        </w:rPr>
        <w:t>, which</w:t>
      </w:r>
      <w:r w:rsidRPr="00EF0E90">
        <w:rPr>
          <w:rFonts w:asciiTheme="majorBidi" w:hAnsiTheme="majorBidi" w:cstheme="majorBidi"/>
          <w:bCs/>
        </w:rPr>
        <w:t xml:space="preserve"> is error prone</w:t>
      </w:r>
      <w:del w:id="164" w:author="Brian Mapes" w:date="2018-06-18T23:20:00Z">
        <w:r w:rsidRPr="00EF0E90" w:rsidDel="0038342E">
          <w:rPr>
            <w:rFonts w:asciiTheme="majorBidi" w:hAnsiTheme="majorBidi" w:cstheme="majorBidi"/>
            <w:bCs/>
          </w:rPr>
          <w:delText xml:space="preserve"> </w:delText>
        </w:r>
      </w:del>
      <w:r w:rsidRPr="00EF0E90">
        <w:rPr>
          <w:rFonts w:asciiTheme="majorBidi" w:hAnsiTheme="majorBidi" w:cstheme="majorBidi"/>
          <w:bCs/>
        </w:rPr>
        <w:t>.</w:t>
      </w:r>
    </w:p>
    <w:p w14:paraId="1FD7090F" w14:textId="77777777" w:rsidR="004075CF" w:rsidRDefault="004075CF" w:rsidP="004075CF">
      <w:pPr>
        <w:pStyle w:val="Standard"/>
        <w:rPr>
          <w:bCs/>
        </w:rPr>
      </w:pPr>
    </w:p>
    <w:p w14:paraId="178342F1" w14:textId="72EB379D" w:rsidR="006D4D61" w:rsidRPr="00EF0E90" w:rsidRDefault="006D4D61" w:rsidP="00EF0E90">
      <w:pPr>
        <w:pStyle w:val="Standard"/>
        <w:spacing w:line="276" w:lineRule="auto"/>
        <w:jc w:val="both"/>
        <w:rPr>
          <w:rFonts w:asciiTheme="majorBidi" w:hAnsiTheme="majorBidi" w:cstheme="majorBidi"/>
          <w:bCs/>
        </w:rPr>
      </w:pPr>
      <w:r w:rsidRPr="00EF0E90">
        <w:rPr>
          <w:rFonts w:asciiTheme="majorBidi" w:hAnsiTheme="majorBidi" w:cstheme="majorBidi"/>
          <w:bCs/>
        </w:rPr>
        <w:t>From the</w:t>
      </w:r>
      <w:ins w:id="165" w:author="Brian Mapes" w:date="2018-06-18T23:20:00Z">
        <w:r w:rsidR="0038342E">
          <w:rPr>
            <w:rFonts w:asciiTheme="majorBidi" w:hAnsiTheme="majorBidi" w:cstheme="majorBidi"/>
            <w:bCs/>
          </w:rPr>
          <w:t xml:space="preserve"> </w:t>
        </w:r>
        <w:proofErr w:type="spellStart"/>
        <w:r w:rsidR="0038342E">
          <w:rPr>
            <w:rFonts w:asciiTheme="majorBidi" w:hAnsiTheme="majorBidi" w:cstheme="majorBidi"/>
            <w:bCs/>
          </w:rPr>
          <w:t>Euler</w:t>
        </w:r>
      </w:ins>
      <w:del w:id="166" w:author="Brian Mapes" w:date="2018-06-18T23:20:00Z">
        <w:r w:rsidRPr="00EF0E90" w:rsidDel="0038342E">
          <w:rPr>
            <w:rFonts w:asciiTheme="majorBidi" w:hAnsiTheme="majorBidi" w:cstheme="majorBidi"/>
            <w:bCs/>
          </w:rPr>
          <w:delText xml:space="preserve"> eural</w:delText>
        </w:r>
      </w:del>
      <w:proofErr w:type="gramStart"/>
      <w:r w:rsidRPr="00EF0E90">
        <w:rPr>
          <w:rFonts w:asciiTheme="majorBidi" w:hAnsiTheme="majorBidi" w:cstheme="majorBidi"/>
          <w:bCs/>
        </w:rPr>
        <w:t>ian</w:t>
      </w:r>
      <w:proofErr w:type="spellEnd"/>
      <w:proofErr w:type="gramEnd"/>
      <w:r w:rsidRPr="00EF0E90">
        <w:rPr>
          <w:rFonts w:asciiTheme="majorBidi" w:hAnsiTheme="majorBidi" w:cstheme="majorBidi"/>
          <w:bCs/>
        </w:rPr>
        <w:t xml:space="preserve"> budget of water vapor in a hydrostatic pressure coordinate we have</w:t>
      </w:r>
      <w:ins w:id="167" w:author="Brian Mapes" w:date="2018-06-18T23:20:00Z">
        <w:r w:rsidR="0038342E">
          <w:rPr>
            <w:rFonts w:asciiTheme="majorBidi" w:hAnsiTheme="majorBidi" w:cstheme="majorBidi"/>
            <w:bCs/>
          </w:rPr>
          <w:t xml:space="preserve"> </w:t>
        </w:r>
      </w:ins>
      <w:r w:rsidR="003F3417" w:rsidRPr="00EF0E90">
        <w:rPr>
          <w:rFonts w:asciiTheme="majorBidi" w:hAnsiTheme="majorBidi" w:cstheme="majorBidi"/>
          <w:bCs/>
        </w:rPr>
        <w:t>(Hannah et al 2016)</w:t>
      </w:r>
      <w:r w:rsidRPr="00EF0E90">
        <w:rPr>
          <w:rFonts w:asciiTheme="majorBidi" w:hAnsiTheme="majorBidi" w:cstheme="majorBidi"/>
          <w:bCs/>
        </w:rPr>
        <w:t>:</w:t>
      </w:r>
    </w:p>
    <w:p w14:paraId="21ABDDC3" w14:textId="77777777" w:rsidR="003F3417" w:rsidRPr="00744932" w:rsidRDefault="006701BF" w:rsidP="003F3417">
      <w:pPr>
        <w:pStyle w:val="Standard"/>
        <w:rPr>
          <w:bCs/>
        </w:rPr>
      </w:pPr>
      <m:oMathPara>
        <m:oMath>
          <m:d>
            <m:dPr>
              <m:begChr m:val="〈"/>
              <m:endChr m:val="〉"/>
              <m:ctrlPr>
                <w:rPr>
                  <w:rFonts w:ascii="Cambria Math" w:hAnsi="Cambria Math"/>
                  <w:i/>
                </w:rPr>
              </m:ctrlPr>
            </m:dPr>
            <m:e>
              <m:sSub>
                <m:sSubPr>
                  <m:ctrlPr>
                    <w:rPr>
                      <w:rFonts w:ascii="Cambria Math" w:hAnsi="Cambria Math"/>
                      <w:bCs/>
                    </w:rPr>
                  </m:ctrlPr>
                </m:sSubPr>
                <m:e>
                  <m:r>
                    <w:rPr>
                      <w:rFonts w:ascii="Cambria Math" w:hAnsi="Cambria Math"/>
                    </w:rPr>
                    <m:t>∂</m:t>
                  </m:r>
                </m:e>
                <m:sub>
                  <m:r>
                    <w:rPr>
                      <w:rFonts w:ascii="Cambria Math" w:hAnsi="Cambria Math"/>
                    </w:rPr>
                    <m:t>t</m:t>
                  </m:r>
                </m:sub>
              </m:sSub>
              <m:sSub>
                <m:sSubPr>
                  <m:ctrlPr>
                    <w:rPr>
                      <w:rFonts w:ascii="Cambria Math" w:hAnsi="Cambria Math"/>
                      <w:bCs/>
                    </w:rPr>
                  </m:ctrlPr>
                </m:sSubPr>
                <m:e>
                  <m:r>
                    <w:rPr>
                      <w:rFonts w:ascii="Cambria Math" w:hAnsi="Cambria Math"/>
                    </w:rPr>
                    <m:t>q</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r>
                <w:rPr>
                  <w:rFonts w:ascii="Cambria Math" w:hAnsi="Cambria Math"/>
                </w:rPr>
                <m:t>v.∇</m:t>
              </m:r>
              <m:sSub>
                <m:sSubPr>
                  <m:ctrlPr>
                    <w:rPr>
                      <w:rFonts w:ascii="Cambria Math" w:hAnsi="Cambria Math"/>
                      <w:bCs/>
                    </w:rPr>
                  </m:ctrlPr>
                </m:sSubPr>
                <m:e>
                  <m:r>
                    <w:rPr>
                      <w:rFonts w:ascii="Cambria Math" w:hAnsi="Cambria Math"/>
                    </w:rPr>
                    <m:t>q</m:t>
                  </m:r>
                </m:e>
                <m:sub>
                  <m:r>
                    <w:rPr>
                      <w:rFonts w:ascii="Cambria Math" w:hAnsi="Cambria Math"/>
                    </w:rPr>
                    <m:t>v</m:t>
                  </m:r>
                </m:sub>
              </m:sSub>
            </m:e>
          </m:d>
          <m:r>
            <w:rPr>
              <w:rFonts w:ascii="Cambria Math" w:hAnsi="Cambria Math"/>
            </w:rPr>
            <m:t>+〈ω</m:t>
          </m:r>
          <m:sSub>
            <m:sSubPr>
              <m:ctrlPr>
                <w:rPr>
                  <w:rFonts w:ascii="Cambria Math" w:hAnsi="Cambria Math"/>
                  <w:bCs/>
                </w:rPr>
              </m:ctrlPr>
            </m:sSubPr>
            <m:e>
              <m:r>
                <w:rPr>
                  <w:rFonts w:ascii="Cambria Math" w:hAnsi="Cambria Math"/>
                </w:rPr>
                <m:t>∂</m:t>
              </m:r>
            </m:e>
            <m:sub>
              <m:r>
                <w:rPr>
                  <w:rFonts w:ascii="Cambria Math" w:hAnsi="Cambria Math"/>
                </w:rPr>
                <m:t>p</m:t>
              </m:r>
            </m:sub>
          </m:sSub>
          <m:sSub>
            <m:sSubPr>
              <m:ctrlPr>
                <w:rPr>
                  <w:rFonts w:ascii="Cambria Math" w:hAnsi="Cambria Math"/>
                  <w:bCs/>
                </w:rPr>
              </m:ctrlPr>
            </m:sSubPr>
            <m:e>
              <m:r>
                <w:rPr>
                  <w:rFonts w:ascii="Cambria Math" w:hAnsi="Cambria Math"/>
                </w:rPr>
                <m:t>q</m:t>
              </m:r>
            </m:e>
            <m:sub>
              <m:r>
                <w:rPr>
                  <w:rFonts w:ascii="Cambria Math" w:hAnsi="Cambria Math"/>
                </w:rPr>
                <m:t>v</m:t>
              </m:r>
            </m:sub>
          </m:sSub>
          <m:r>
            <w:rPr>
              <w:rFonts w:ascii="Cambria Math" w:hAnsi="Cambria Math"/>
            </w:rPr>
            <m:t>〉=E-P</m:t>
          </m:r>
        </m:oMath>
      </m:oMathPara>
    </w:p>
    <w:p w14:paraId="59673CE2" w14:textId="77777777" w:rsidR="003F3417" w:rsidRPr="00EF0E90" w:rsidRDefault="003F3417" w:rsidP="00EF0E90">
      <w:pPr>
        <w:pStyle w:val="Standard"/>
        <w:spacing w:line="276" w:lineRule="auto"/>
        <w:jc w:val="both"/>
        <w:rPr>
          <w:rFonts w:asciiTheme="majorBidi" w:hAnsiTheme="majorBidi" w:cstheme="majorBidi"/>
          <w:bCs/>
        </w:rPr>
      </w:pPr>
    </w:p>
    <w:p w14:paraId="68978909" w14:textId="77777777" w:rsidR="006D4D61" w:rsidRPr="00EF0E90" w:rsidRDefault="003F3417" w:rsidP="00EF0E90">
      <w:pPr>
        <w:pStyle w:val="Standard"/>
        <w:spacing w:line="276" w:lineRule="auto"/>
        <w:jc w:val="both"/>
        <w:rPr>
          <w:rFonts w:asciiTheme="majorBidi" w:hAnsiTheme="majorBidi" w:cstheme="majorBidi"/>
          <w:bCs/>
        </w:rPr>
      </w:pPr>
      <w:r w:rsidRPr="00EF0E90">
        <w:rPr>
          <w:rFonts w:asciiTheme="majorBidi" w:hAnsiTheme="majorBidi" w:cstheme="majorBidi"/>
          <w:bCs/>
        </w:rPr>
        <w:t xml:space="preserve">Where </w:t>
      </w:r>
      <m:oMath>
        <m:sSub>
          <m:sSubPr>
            <m:ctrlPr>
              <w:rPr>
                <w:rFonts w:ascii="Cambria Math" w:hAnsi="Cambria Math" w:cstheme="majorBidi"/>
                <w:bCs/>
              </w:rPr>
            </m:ctrlPr>
          </m:sSubPr>
          <m:e>
            <m:r>
              <w:rPr>
                <w:rFonts w:ascii="Cambria Math" w:hAnsi="Cambria Math" w:cstheme="majorBidi"/>
              </w:rPr>
              <m:t>q</m:t>
            </m:r>
          </m:e>
          <m:sub>
            <m:r>
              <w:rPr>
                <w:rFonts w:ascii="Cambria Math" w:hAnsi="Cambria Math" w:cstheme="majorBidi"/>
              </w:rPr>
              <m:t>v</m:t>
            </m:r>
          </m:sub>
        </m:sSub>
      </m:oMath>
      <w:r w:rsidRPr="00EF0E90">
        <w:rPr>
          <w:rFonts w:asciiTheme="majorBidi" w:hAnsiTheme="majorBidi" w:cstheme="majorBidi"/>
          <w:bCs/>
        </w:rPr>
        <w:t xml:space="preserve"> is specific humidity, </w:t>
      </w:r>
      <m:oMath>
        <m:r>
          <w:rPr>
            <w:rFonts w:ascii="Cambria Math" w:hAnsi="Cambria Math" w:cstheme="majorBidi"/>
          </w:rPr>
          <m:t>v</m:t>
        </m:r>
      </m:oMath>
      <w:r w:rsidRPr="00EF0E90">
        <w:rPr>
          <w:rFonts w:asciiTheme="majorBidi" w:hAnsiTheme="majorBidi" w:cstheme="majorBidi"/>
          <w:bCs/>
        </w:rPr>
        <w:t xml:space="preserve"> is the horizontal wind vector. E and P are evaporation and precipitation in surface respectively.</w:t>
      </w:r>
      <w:r w:rsidR="00EF0E90" w:rsidRPr="00EF0E90">
        <w:rPr>
          <w:rFonts w:asciiTheme="majorBidi" w:hAnsiTheme="majorBidi" w:cstheme="majorBidi"/>
          <w:bCs/>
        </w:rPr>
        <w:t xml:space="preserve"> By a simple rearrangement we get:</w:t>
      </w:r>
    </w:p>
    <w:p w14:paraId="1870FD6E" w14:textId="77777777" w:rsidR="003F3417" w:rsidRDefault="003F3417" w:rsidP="003F3417">
      <w:pPr>
        <w:pStyle w:val="Standard"/>
        <w:rPr>
          <w:bCs/>
        </w:rPr>
      </w:pPr>
    </w:p>
    <w:p w14:paraId="41B732A9" w14:textId="77777777" w:rsidR="004075CF" w:rsidRPr="00744932" w:rsidRDefault="004075CF" w:rsidP="004075CF">
      <w:pPr>
        <w:pStyle w:val="Standard"/>
        <w:rPr>
          <w:bCs/>
        </w:rPr>
      </w:pPr>
      <m:oMathPara>
        <m:oMath>
          <m:r>
            <w:rPr>
              <w:rFonts w:ascii="Cambria Math" w:hAnsi="Cambria Math"/>
            </w:rPr>
            <m:t>〈</m:t>
          </m:r>
          <m:sSub>
            <m:sSubPr>
              <m:ctrlPr>
                <w:rPr>
                  <w:rFonts w:ascii="Cambria Math" w:hAnsi="Cambria Math"/>
                  <w:bCs/>
                </w:rPr>
              </m:ctrlPr>
            </m:sSubPr>
            <m:e>
              <m:r>
                <w:rPr>
                  <w:rFonts w:ascii="Cambria Math" w:hAnsi="Cambria Math"/>
                </w:rPr>
                <m:t>∂</m:t>
              </m:r>
            </m:e>
            <m:sub>
              <m:r>
                <w:rPr>
                  <w:rFonts w:ascii="Cambria Math" w:hAnsi="Cambria Math"/>
                </w:rPr>
                <m:t>t</m:t>
              </m:r>
            </m:sub>
          </m:sSub>
          <m:sSub>
            <m:sSubPr>
              <m:ctrlPr>
                <w:rPr>
                  <w:rFonts w:ascii="Cambria Math" w:hAnsi="Cambria Math"/>
                  <w:bCs/>
                </w:rPr>
              </m:ctrlPr>
            </m:sSubPr>
            <m:e>
              <m:r>
                <w:rPr>
                  <w:rFonts w:ascii="Cambria Math" w:hAnsi="Cambria Math"/>
                </w:rPr>
                <m:t>q</m:t>
              </m:r>
            </m:e>
            <m:sub>
              <m:r>
                <w:rPr>
                  <w:rFonts w:ascii="Cambria Math" w:hAnsi="Cambria Math"/>
                </w:rPr>
                <m:t>v</m:t>
              </m:r>
            </m:sub>
          </m:sSub>
          <m:r>
            <w:rPr>
              <w:rFonts w:ascii="Cambria Math" w:hAnsi="Cambria Math"/>
            </w:rPr>
            <m:t>〉+〈v.∇</m:t>
          </m:r>
          <m:sSub>
            <m:sSubPr>
              <m:ctrlPr>
                <w:rPr>
                  <w:rFonts w:ascii="Cambria Math" w:hAnsi="Cambria Math"/>
                  <w:bCs/>
                </w:rPr>
              </m:ctrlPr>
            </m:sSubPr>
            <m:e>
              <m:r>
                <w:rPr>
                  <w:rFonts w:ascii="Cambria Math" w:hAnsi="Cambria Math"/>
                </w:rPr>
                <m:t>q</m:t>
              </m:r>
            </m:e>
            <m:sub>
              <m:r>
                <w:rPr>
                  <w:rFonts w:ascii="Cambria Math" w:hAnsi="Cambria Math"/>
                </w:rPr>
                <m:t>v</m:t>
              </m:r>
            </m:sub>
          </m:sSub>
          <m:r>
            <w:rPr>
              <w:rFonts w:ascii="Cambria Math" w:hAnsi="Cambria Math"/>
            </w:rPr>
            <m:t>〉=-〈ω</m:t>
          </m:r>
          <m:sSub>
            <m:sSubPr>
              <m:ctrlPr>
                <w:rPr>
                  <w:rFonts w:ascii="Cambria Math" w:hAnsi="Cambria Math"/>
                  <w:bCs/>
                </w:rPr>
              </m:ctrlPr>
            </m:sSubPr>
            <m:e>
              <m:r>
                <w:rPr>
                  <w:rFonts w:ascii="Cambria Math" w:hAnsi="Cambria Math"/>
                </w:rPr>
                <m:t>∂</m:t>
              </m:r>
            </m:e>
            <m:sub>
              <m:r>
                <w:rPr>
                  <w:rFonts w:ascii="Cambria Math" w:hAnsi="Cambria Math"/>
                </w:rPr>
                <m:t>p</m:t>
              </m:r>
            </m:sub>
          </m:sSub>
          <m:sSub>
            <m:sSubPr>
              <m:ctrlPr>
                <w:rPr>
                  <w:rFonts w:ascii="Cambria Math" w:hAnsi="Cambria Math"/>
                  <w:bCs/>
                </w:rPr>
              </m:ctrlPr>
            </m:sSubPr>
            <m:e>
              <m:r>
                <w:rPr>
                  <w:rFonts w:ascii="Cambria Math" w:hAnsi="Cambria Math"/>
                </w:rPr>
                <m:t>q</m:t>
              </m:r>
            </m:e>
            <m:sub>
              <m:r>
                <w:rPr>
                  <w:rFonts w:ascii="Cambria Math" w:hAnsi="Cambria Math"/>
                </w:rPr>
                <m:t>v</m:t>
              </m:r>
            </m:sub>
          </m:sSub>
          <m:r>
            <w:rPr>
              <w:rFonts w:ascii="Cambria Math" w:hAnsi="Cambria Math"/>
            </w:rPr>
            <m:t>〉+E-P</m:t>
          </m:r>
        </m:oMath>
      </m:oMathPara>
    </w:p>
    <w:p w14:paraId="2C1F6519" w14:textId="3DA419DE" w:rsidR="004075CF" w:rsidRPr="00EF0E90" w:rsidRDefault="00EF0E90" w:rsidP="00EF0E90">
      <w:pPr>
        <w:pStyle w:val="Standard"/>
        <w:spacing w:line="276" w:lineRule="auto"/>
        <w:jc w:val="both"/>
        <w:rPr>
          <w:rFonts w:asciiTheme="majorBidi" w:hAnsiTheme="majorBidi" w:cstheme="majorBidi"/>
          <w:bCs/>
        </w:rPr>
      </w:pPr>
      <w:r w:rsidRPr="00EF0E90">
        <w:rPr>
          <w:rFonts w:asciiTheme="majorBidi" w:hAnsiTheme="majorBidi" w:cstheme="majorBidi"/>
          <w:bCs/>
        </w:rPr>
        <w:t xml:space="preserve">The estimation of the </w:t>
      </w:r>
      <w:del w:id="168" w:author="Brian Mapes" w:date="2018-06-18T23:21:00Z">
        <w:r w:rsidR="004075CF" w:rsidRPr="00EF0E90" w:rsidDel="0038342E">
          <w:rPr>
            <w:rFonts w:asciiTheme="majorBidi" w:hAnsiTheme="majorBidi" w:cstheme="majorBidi"/>
            <w:bCs/>
          </w:rPr>
          <w:delText xml:space="preserve">write </w:delText>
        </w:r>
      </w:del>
      <w:ins w:id="169" w:author="Brian Mapes" w:date="2018-06-18T23:21:00Z">
        <w:r w:rsidR="0038342E">
          <w:rPr>
            <w:rFonts w:asciiTheme="majorBidi" w:hAnsiTheme="majorBidi" w:cstheme="majorBidi"/>
            <w:bCs/>
          </w:rPr>
          <w:t>right</w:t>
        </w:r>
        <w:r w:rsidR="0038342E" w:rsidRPr="00EF0E90">
          <w:rPr>
            <w:rFonts w:asciiTheme="majorBidi" w:hAnsiTheme="majorBidi" w:cstheme="majorBidi"/>
            <w:bCs/>
          </w:rPr>
          <w:t xml:space="preserve"> </w:t>
        </w:r>
      </w:ins>
      <w:r w:rsidR="004075CF" w:rsidRPr="00EF0E90">
        <w:rPr>
          <w:rFonts w:asciiTheme="majorBidi" w:hAnsiTheme="majorBidi" w:cstheme="majorBidi"/>
          <w:bCs/>
        </w:rPr>
        <w:t>hand of this equation is challenging cause each term can cancel the other to a limit and non</w:t>
      </w:r>
      <w:ins w:id="170" w:author="Brian Mapes" w:date="2018-06-18T23:21:00Z">
        <w:r w:rsidR="0038342E">
          <w:rPr>
            <w:rFonts w:asciiTheme="majorBidi" w:hAnsiTheme="majorBidi" w:cstheme="majorBidi"/>
            <w:bCs/>
          </w:rPr>
          <w:t>e</w:t>
        </w:r>
      </w:ins>
      <w:r w:rsidR="004075CF" w:rsidRPr="00EF0E90">
        <w:rPr>
          <w:rFonts w:asciiTheme="majorBidi" w:hAnsiTheme="majorBidi" w:cstheme="majorBidi"/>
          <w:bCs/>
        </w:rPr>
        <w:t xml:space="preserve"> of</w:t>
      </w:r>
      <w:r w:rsidR="00533BE6" w:rsidRPr="00EF0E90">
        <w:rPr>
          <w:rFonts w:asciiTheme="majorBidi" w:hAnsiTheme="majorBidi" w:cstheme="majorBidi"/>
          <w:bCs/>
        </w:rPr>
        <w:t xml:space="preserve"> them can be measured without</w:t>
      </w:r>
      <w:r w:rsidR="004075CF" w:rsidRPr="00EF0E90">
        <w:rPr>
          <w:rFonts w:asciiTheme="majorBidi" w:hAnsiTheme="majorBidi" w:cstheme="majorBidi"/>
          <w:bCs/>
        </w:rPr>
        <w:t xml:space="preserve"> error</w:t>
      </w:r>
      <w:r w:rsidR="00533BE6" w:rsidRPr="00EF0E90">
        <w:rPr>
          <w:rFonts w:asciiTheme="majorBidi" w:hAnsiTheme="majorBidi" w:cstheme="majorBidi"/>
          <w:bCs/>
        </w:rPr>
        <w:t>.</w:t>
      </w:r>
      <w:r w:rsidR="004075CF" w:rsidRPr="00EF0E90">
        <w:rPr>
          <w:rFonts w:asciiTheme="majorBidi" w:hAnsiTheme="majorBidi" w:cstheme="majorBidi"/>
          <w:bCs/>
        </w:rPr>
        <w:t xml:space="preserve"> </w:t>
      </w:r>
      <w:r w:rsidR="00533BE6" w:rsidRPr="00EF0E90">
        <w:rPr>
          <w:rFonts w:asciiTheme="majorBidi" w:hAnsiTheme="majorBidi" w:cstheme="majorBidi"/>
          <w:bCs/>
        </w:rPr>
        <w:t>The</w:t>
      </w:r>
      <w:r w:rsidR="004075CF" w:rsidRPr="00EF0E90">
        <w:rPr>
          <w:rFonts w:asciiTheme="majorBidi" w:hAnsiTheme="majorBidi" w:cstheme="majorBidi"/>
          <w:bCs/>
        </w:rPr>
        <w:t xml:space="preserve"> left side simply represents profile of the water </w:t>
      </w:r>
      <w:r w:rsidRPr="00EF0E90">
        <w:rPr>
          <w:rFonts w:asciiTheme="majorBidi" w:hAnsiTheme="majorBidi" w:cstheme="majorBidi"/>
          <w:bCs/>
        </w:rPr>
        <w:t>vapor</w:t>
      </w:r>
      <w:r w:rsidR="004075CF" w:rsidRPr="00EF0E90">
        <w:rPr>
          <w:rFonts w:asciiTheme="majorBidi" w:hAnsiTheme="majorBidi" w:cstheme="majorBidi"/>
          <w:bCs/>
        </w:rPr>
        <w:t xml:space="preserve"> and horizontal wind. The lat</w:t>
      </w:r>
      <w:ins w:id="171" w:author="Brian Mapes" w:date="2018-06-18T23:21:00Z">
        <w:r w:rsidR="0038342E">
          <w:rPr>
            <w:rFonts w:asciiTheme="majorBidi" w:hAnsiTheme="majorBidi" w:cstheme="majorBidi"/>
            <w:bCs/>
          </w:rPr>
          <w:t>t</w:t>
        </w:r>
      </w:ins>
      <w:r w:rsidR="004075CF" w:rsidRPr="00EF0E90">
        <w:rPr>
          <w:rFonts w:asciiTheme="majorBidi" w:hAnsiTheme="majorBidi" w:cstheme="majorBidi"/>
          <w:bCs/>
        </w:rPr>
        <w:t xml:space="preserve">er </w:t>
      </w:r>
      <w:proofErr w:type="spellStart"/>
      <w:r w:rsidR="004075CF" w:rsidRPr="00EF0E90">
        <w:rPr>
          <w:rFonts w:asciiTheme="majorBidi" w:hAnsiTheme="majorBidi" w:cstheme="majorBidi"/>
          <w:bCs/>
        </w:rPr>
        <w:t>para</w:t>
      </w:r>
      <w:r w:rsidR="000C3553" w:rsidRPr="00EF0E90">
        <w:rPr>
          <w:rFonts w:asciiTheme="majorBidi" w:hAnsiTheme="majorBidi" w:cstheme="majorBidi"/>
          <w:bCs/>
        </w:rPr>
        <w:t>metrs</w:t>
      </w:r>
      <w:proofErr w:type="spellEnd"/>
      <w:r w:rsidR="000C3553" w:rsidRPr="00EF0E90">
        <w:rPr>
          <w:rFonts w:asciiTheme="majorBidi" w:hAnsiTheme="majorBidi" w:cstheme="majorBidi"/>
          <w:bCs/>
        </w:rPr>
        <w:t xml:space="preserve"> are more or less feasible to be </w:t>
      </w:r>
      <w:r w:rsidR="004075CF" w:rsidRPr="00EF0E90">
        <w:rPr>
          <w:rFonts w:asciiTheme="majorBidi" w:hAnsiTheme="majorBidi" w:cstheme="majorBidi"/>
          <w:bCs/>
        </w:rPr>
        <w:t>measured by observati</w:t>
      </w:r>
      <w:r w:rsidR="000C3553" w:rsidRPr="00EF0E90">
        <w:rPr>
          <w:rFonts w:asciiTheme="majorBidi" w:hAnsiTheme="majorBidi" w:cstheme="majorBidi"/>
          <w:bCs/>
        </w:rPr>
        <w:t xml:space="preserve">ons. The equation can be </w:t>
      </w:r>
      <w:proofErr w:type="spellStart"/>
      <w:r w:rsidR="000C3553" w:rsidRPr="00EF0E90">
        <w:rPr>
          <w:rFonts w:asciiTheme="majorBidi" w:hAnsiTheme="majorBidi" w:cstheme="majorBidi"/>
          <w:bCs/>
        </w:rPr>
        <w:t>recasted</w:t>
      </w:r>
      <w:proofErr w:type="spellEnd"/>
      <w:r w:rsidR="000C3553" w:rsidRPr="00EF0E90">
        <w:rPr>
          <w:rFonts w:asciiTheme="majorBidi" w:hAnsiTheme="majorBidi" w:cstheme="majorBidi"/>
          <w:bCs/>
        </w:rPr>
        <w:t xml:space="preserve"> as the following</w:t>
      </w:r>
    </w:p>
    <w:p w14:paraId="4B76328B" w14:textId="77777777" w:rsidR="004075CF" w:rsidRPr="00FD7AF0" w:rsidRDefault="006701BF" w:rsidP="004075CF">
      <w:pPr>
        <w:pStyle w:val="Standard"/>
        <w:rPr>
          <w:bCs/>
        </w:rPr>
      </w:pPr>
      <m:oMathPara>
        <m:oMath>
          <m:f>
            <m:fPr>
              <m:ctrlPr>
                <w:rPr>
                  <w:rFonts w:ascii="Cambria Math" w:hAnsi="Cambria Math"/>
                  <w:bCs/>
                </w:rPr>
              </m:ctrlPr>
            </m:fPr>
            <m:num>
              <m:r>
                <w:rPr>
                  <w:rFonts w:ascii="Cambria Math" w:hAnsi="Cambria Math"/>
                </w:rPr>
                <m:t>D〈</m:t>
              </m:r>
              <m:sSub>
                <m:sSubPr>
                  <m:ctrlPr>
                    <w:rPr>
                      <w:rFonts w:ascii="Cambria Math" w:hAnsi="Cambria Math"/>
                      <w:bCs/>
                    </w:rPr>
                  </m:ctrlPr>
                </m:sSubPr>
                <m:e>
                  <m:r>
                    <w:rPr>
                      <w:rFonts w:ascii="Cambria Math" w:hAnsi="Cambria Math"/>
                    </w:rPr>
                    <m:t>q</m:t>
                  </m:r>
                </m:e>
                <m:sub>
                  <m:r>
                    <w:rPr>
                      <w:rFonts w:ascii="Cambria Math" w:hAnsi="Cambria Math"/>
                    </w:rPr>
                    <m:t>v</m:t>
                  </m:r>
                </m:sub>
              </m:sSub>
              <m:r>
                <w:rPr>
                  <w:rFonts w:ascii="Cambria Math" w:hAnsi="Cambria Math"/>
                </w:rPr>
                <m:t>〉</m:t>
              </m:r>
            </m:num>
            <m:den>
              <m:r>
                <m:rPr>
                  <m:sty m:val="p"/>
                </m:rPr>
                <w:rPr>
                  <w:rFonts w:ascii="Cambria Math" w:hAnsi="Cambria Math"/>
                </w:rPr>
                <m:t>Dt</m:t>
              </m:r>
            </m:den>
          </m:f>
          <m:r>
            <w:rPr>
              <w:rFonts w:ascii="Cambria Math" w:hAnsi="Cambria Math"/>
            </w:rPr>
            <m:t>=</m:t>
          </m:r>
          <m:r>
            <m:rPr>
              <m:sty m:val="p"/>
            </m:rPr>
            <w:rPr>
              <w:rFonts w:ascii="Cambria Math" w:hAnsi="Cambria Math"/>
            </w:rPr>
            <m:t>AT</m:t>
          </m:r>
        </m:oMath>
      </m:oMathPara>
    </w:p>
    <w:p w14:paraId="107DDCC2" w14:textId="77777777" w:rsidR="00EC55C1" w:rsidRDefault="00EC55C1" w:rsidP="004075CF">
      <w:pPr>
        <w:pStyle w:val="Standard"/>
        <w:rPr>
          <w:bCs/>
        </w:rPr>
      </w:pPr>
    </w:p>
    <w:p w14:paraId="478AC549" w14:textId="6B1DB36E" w:rsidR="00EC55C1" w:rsidRPr="00EF0E90" w:rsidRDefault="00EC55C1" w:rsidP="00EF0E90">
      <w:pPr>
        <w:pStyle w:val="Standard"/>
        <w:spacing w:line="276" w:lineRule="auto"/>
        <w:jc w:val="both"/>
        <w:rPr>
          <w:rFonts w:asciiTheme="majorBidi" w:hAnsiTheme="majorBidi" w:cstheme="majorBidi"/>
          <w:color w:val="FF0000"/>
        </w:rPr>
      </w:pPr>
      <w:r w:rsidRPr="00EF0E90">
        <w:rPr>
          <w:rFonts w:asciiTheme="majorBidi" w:hAnsiTheme="majorBidi" w:cstheme="majorBidi"/>
          <w:bCs/>
        </w:rPr>
        <w:t xml:space="preserve">The AT gives the net </w:t>
      </w:r>
      <w:r w:rsidR="00EF0E90" w:rsidRPr="00EF0E90">
        <w:rPr>
          <w:rFonts w:asciiTheme="majorBidi" w:hAnsiTheme="majorBidi" w:cstheme="majorBidi"/>
          <w:bCs/>
        </w:rPr>
        <w:t>moistening</w:t>
      </w:r>
      <w:r w:rsidRPr="00EF0E90">
        <w:rPr>
          <w:rFonts w:asciiTheme="majorBidi" w:hAnsiTheme="majorBidi" w:cstheme="majorBidi"/>
          <w:bCs/>
        </w:rPr>
        <w:t xml:space="preserve"> </w:t>
      </w:r>
      <w:ins w:id="172" w:author="Brian Mapes" w:date="2018-06-18T23:21:00Z">
        <w:r w:rsidR="0038342E">
          <w:rPr>
            <w:rFonts w:asciiTheme="majorBidi" w:hAnsiTheme="majorBidi" w:cstheme="majorBidi"/>
            <w:bCs/>
          </w:rPr>
          <w:t xml:space="preserve">(3 terms on the right hand side) </w:t>
        </w:r>
      </w:ins>
      <w:r w:rsidRPr="00EF0E90">
        <w:rPr>
          <w:rFonts w:asciiTheme="majorBidi" w:hAnsiTheme="majorBidi" w:cstheme="majorBidi"/>
          <w:bCs/>
        </w:rPr>
        <w:t xml:space="preserve">of a column that is </w:t>
      </w:r>
      <w:proofErr w:type="spellStart"/>
      <w:r w:rsidRPr="00EF0E90">
        <w:rPr>
          <w:rFonts w:asciiTheme="majorBidi" w:hAnsiTheme="majorBidi" w:cstheme="majorBidi"/>
          <w:bCs/>
        </w:rPr>
        <w:t>advecting</w:t>
      </w:r>
      <w:proofErr w:type="spellEnd"/>
      <w:r w:rsidRPr="00EF0E90">
        <w:rPr>
          <w:rFonts w:asciiTheme="majorBidi" w:hAnsiTheme="majorBidi" w:cstheme="majorBidi"/>
          <w:bCs/>
        </w:rPr>
        <w:t xml:space="preserve"> </w:t>
      </w:r>
      <w:r w:rsidR="00EF0E90" w:rsidRPr="00EF0E90">
        <w:rPr>
          <w:rFonts w:asciiTheme="majorBidi" w:hAnsiTheme="majorBidi" w:cstheme="majorBidi"/>
          <w:bCs/>
        </w:rPr>
        <w:t>horizontally</w:t>
      </w:r>
      <w:r w:rsidRPr="00EF0E90">
        <w:rPr>
          <w:rFonts w:asciiTheme="majorBidi" w:hAnsiTheme="majorBidi" w:cstheme="majorBidi"/>
          <w:bCs/>
        </w:rPr>
        <w:t xml:space="preserve">. </w:t>
      </w:r>
      <w:r w:rsidRPr="00EF0E90">
        <w:rPr>
          <w:rFonts w:asciiTheme="majorBidi" w:hAnsiTheme="majorBidi" w:cstheme="majorBidi"/>
          <w:color w:val="000000" w:themeColor="text1"/>
        </w:rPr>
        <w:t>By the use of AT</w:t>
      </w:r>
      <w:ins w:id="173" w:author="Brian Mapes" w:date="2018-06-18T23:22:00Z">
        <w:r w:rsidR="0038342E">
          <w:rPr>
            <w:rFonts w:asciiTheme="majorBidi" w:hAnsiTheme="majorBidi" w:cstheme="majorBidi"/>
            <w:color w:val="000000" w:themeColor="text1"/>
          </w:rPr>
          <w:t>,</w:t>
        </w:r>
      </w:ins>
      <w:r w:rsidRPr="00EF0E90">
        <w:rPr>
          <w:rFonts w:asciiTheme="majorBidi" w:hAnsiTheme="majorBidi" w:cstheme="majorBidi"/>
          <w:color w:val="000000" w:themeColor="text1"/>
        </w:rPr>
        <w:t xml:space="preserve"> in the mentioned study by </w:t>
      </w:r>
      <w:ins w:id="174" w:author="Brian Mapes" w:date="2018-06-18T23:22:00Z">
        <w:r w:rsidR="0038342E">
          <w:rPr>
            <w:rFonts w:asciiTheme="majorBidi" w:hAnsiTheme="majorBidi" w:cstheme="majorBidi"/>
            <w:color w:val="000000" w:themeColor="text1"/>
          </w:rPr>
          <w:t>M</w:t>
        </w:r>
      </w:ins>
      <w:del w:id="175" w:author="Brian Mapes" w:date="2018-06-18T23:22:00Z">
        <w:r w:rsidRPr="00EF0E90" w:rsidDel="0038342E">
          <w:rPr>
            <w:rFonts w:asciiTheme="majorBidi" w:hAnsiTheme="majorBidi" w:cstheme="majorBidi"/>
            <w:color w:val="000000" w:themeColor="text1"/>
          </w:rPr>
          <w:delText>m</w:delText>
        </w:r>
      </w:del>
      <w:r w:rsidRPr="00EF0E90">
        <w:rPr>
          <w:rFonts w:asciiTheme="majorBidi" w:hAnsiTheme="majorBidi" w:cstheme="majorBidi"/>
          <w:color w:val="000000" w:themeColor="text1"/>
        </w:rPr>
        <w:t>apes et al 2018</w:t>
      </w:r>
      <w:del w:id="176" w:author="Brian Mapes" w:date="2018-06-18T23:22:00Z">
        <w:r w:rsidRPr="00EF0E90" w:rsidDel="0038342E">
          <w:rPr>
            <w:rFonts w:asciiTheme="majorBidi" w:hAnsiTheme="majorBidi" w:cstheme="majorBidi"/>
            <w:color w:val="000000" w:themeColor="text1"/>
          </w:rPr>
          <w:delText>, it’s been proved</w:delText>
        </w:r>
      </w:del>
      <w:ins w:id="177" w:author="Brian Mapes" w:date="2018-06-18T23:22:00Z">
        <w:r w:rsidR="0038342E">
          <w:rPr>
            <w:rFonts w:asciiTheme="majorBidi" w:hAnsiTheme="majorBidi" w:cstheme="majorBidi"/>
            <w:color w:val="000000" w:themeColor="text1"/>
          </w:rPr>
          <w:t xml:space="preserve"> it is seen</w:t>
        </w:r>
      </w:ins>
      <w:r w:rsidRPr="00EF0E90">
        <w:rPr>
          <w:rFonts w:asciiTheme="majorBidi" w:hAnsiTheme="majorBidi" w:cstheme="majorBidi"/>
          <w:color w:val="000000" w:themeColor="text1"/>
        </w:rPr>
        <w:t xml:space="preserve"> that the air </w:t>
      </w:r>
      <w:r w:rsidRPr="00EF0E90">
        <w:rPr>
          <w:rFonts w:asciiTheme="majorBidi" w:hAnsiTheme="majorBidi" w:cstheme="majorBidi"/>
          <w:color w:val="000000" w:themeColor="text1"/>
        </w:rPr>
        <w:lastRenderedPageBreak/>
        <w:t xml:space="preserve">mass </w:t>
      </w:r>
      <w:r w:rsidR="00EF0E90" w:rsidRPr="00EF0E90">
        <w:rPr>
          <w:rFonts w:asciiTheme="majorBidi" w:hAnsiTheme="majorBidi" w:cstheme="majorBidi"/>
          <w:color w:val="000000" w:themeColor="text1"/>
        </w:rPr>
        <w:t>gets moist rapidly, passing the defined margin</w:t>
      </w:r>
      <w:ins w:id="178" w:author="Brian Mapes" w:date="2018-06-18T23:22:00Z">
        <w:r w:rsidR="0038342E">
          <w:rPr>
            <w:rFonts w:asciiTheme="majorBidi" w:hAnsiTheme="majorBidi" w:cstheme="majorBidi"/>
            <w:color w:val="000000" w:themeColor="text1"/>
          </w:rPr>
          <w:t xml:space="preserve"> of 48 kg/m2 (48mm of condensed water equivalent)</w:t>
        </w:r>
      </w:ins>
      <w:r w:rsidR="00EF0E90" w:rsidRPr="00EF0E90">
        <w:rPr>
          <w:rFonts w:asciiTheme="majorBidi" w:hAnsiTheme="majorBidi" w:cstheme="majorBidi"/>
          <w:color w:val="000000" w:themeColor="text1"/>
        </w:rPr>
        <w:t>.</w:t>
      </w:r>
      <w:r w:rsidRPr="00EF0E90">
        <w:rPr>
          <w:rFonts w:asciiTheme="majorBidi" w:hAnsiTheme="majorBidi" w:cstheme="majorBidi"/>
          <w:color w:val="000000" w:themeColor="text1"/>
        </w:rPr>
        <w:t xml:space="preserve"> </w:t>
      </w:r>
    </w:p>
    <w:p w14:paraId="31BF4DF3" w14:textId="67C6C9BB" w:rsidR="004075CF" w:rsidRPr="00EF0E90" w:rsidDel="0038342E" w:rsidRDefault="00EC55C1" w:rsidP="00EF0E90">
      <w:pPr>
        <w:pStyle w:val="Standard"/>
        <w:spacing w:line="276" w:lineRule="auto"/>
        <w:jc w:val="both"/>
        <w:rPr>
          <w:del w:id="179" w:author="Brian Mapes" w:date="2018-06-18T23:23:00Z"/>
          <w:rFonts w:asciiTheme="majorBidi" w:hAnsiTheme="majorBidi" w:cstheme="majorBidi"/>
          <w:b/>
          <w:bCs/>
        </w:rPr>
      </w:pPr>
      <w:r w:rsidRPr="00EF0E90">
        <w:rPr>
          <w:rFonts w:asciiTheme="majorBidi" w:hAnsiTheme="majorBidi" w:cstheme="majorBidi"/>
          <w:bCs/>
        </w:rPr>
        <w:t xml:space="preserve">If we replace </w:t>
      </w:r>
      <m:oMath>
        <m:sSub>
          <m:sSubPr>
            <m:ctrlPr>
              <w:rPr>
                <w:rFonts w:ascii="Cambria Math" w:hAnsi="Cambria Math" w:cstheme="majorBidi"/>
                <w:bCs/>
              </w:rPr>
            </m:ctrlPr>
          </m:sSubPr>
          <m:e>
            <m:r>
              <w:rPr>
                <w:rFonts w:ascii="Cambria Math" w:hAnsi="Cambria Math" w:cstheme="majorBidi"/>
              </w:rPr>
              <m:t>q</m:t>
            </m:r>
          </m:e>
          <m:sub>
            <m:r>
              <w:rPr>
                <w:rFonts w:ascii="Cambria Math" w:hAnsi="Cambria Math" w:cstheme="majorBidi"/>
              </w:rPr>
              <m:t>v</m:t>
            </m:r>
          </m:sub>
        </m:sSub>
      </m:oMath>
      <w:r w:rsidRPr="00EF0E90">
        <w:rPr>
          <w:rFonts w:asciiTheme="majorBidi" w:hAnsiTheme="majorBidi" w:cstheme="majorBidi"/>
          <w:bCs/>
        </w:rPr>
        <w:t xml:space="preserve"> by Relative </w:t>
      </w:r>
      <w:ins w:id="180" w:author="Brian Mapes" w:date="2018-06-18T23:23:00Z">
        <w:r w:rsidR="0038342E">
          <w:rPr>
            <w:rFonts w:asciiTheme="majorBidi" w:hAnsiTheme="majorBidi" w:cstheme="majorBidi"/>
            <w:bCs/>
          </w:rPr>
          <w:t>H</w:t>
        </w:r>
      </w:ins>
      <w:del w:id="181" w:author="Brian Mapes" w:date="2018-06-18T23:23:00Z">
        <w:r w:rsidRPr="00EF0E90" w:rsidDel="0038342E">
          <w:rPr>
            <w:rFonts w:asciiTheme="majorBidi" w:hAnsiTheme="majorBidi" w:cstheme="majorBidi"/>
            <w:bCs/>
          </w:rPr>
          <w:delText>h</w:delText>
        </w:r>
      </w:del>
      <w:r w:rsidRPr="00EF0E90">
        <w:rPr>
          <w:rFonts w:asciiTheme="majorBidi" w:hAnsiTheme="majorBidi" w:cstheme="majorBidi"/>
          <w:bCs/>
        </w:rPr>
        <w:t>umidity fields</w:t>
      </w:r>
      <w:ins w:id="182" w:author="Brian Mapes" w:date="2018-06-18T23:23:00Z">
        <w:r w:rsidR="0038342E">
          <w:rPr>
            <w:rFonts w:asciiTheme="majorBidi" w:hAnsiTheme="majorBidi" w:cstheme="majorBidi"/>
            <w:bCs/>
          </w:rPr>
          <w:t xml:space="preserve"> (because the saturation value is nearly constant),</w:t>
        </w:r>
      </w:ins>
      <w:r w:rsidRPr="00EF0E90">
        <w:rPr>
          <w:rFonts w:asciiTheme="majorBidi" w:hAnsiTheme="majorBidi" w:cstheme="majorBidi"/>
          <w:bCs/>
        </w:rPr>
        <w:t xml:space="preserve"> it will give us the tendency of net integrated static energy or enthalpy of a </w:t>
      </w:r>
      <w:r w:rsidR="00EF0E90" w:rsidRPr="00EF0E90">
        <w:rPr>
          <w:rFonts w:asciiTheme="majorBidi" w:hAnsiTheme="majorBidi" w:cstheme="majorBidi"/>
          <w:bCs/>
        </w:rPr>
        <w:t>horizontally</w:t>
      </w:r>
      <w:r w:rsidRPr="00EF0E90">
        <w:rPr>
          <w:rFonts w:asciiTheme="majorBidi" w:hAnsiTheme="majorBidi" w:cstheme="majorBidi"/>
          <w:bCs/>
        </w:rPr>
        <w:t xml:space="preserve"> </w:t>
      </w:r>
      <w:proofErr w:type="spellStart"/>
      <w:r w:rsidRPr="00EF0E90">
        <w:rPr>
          <w:rFonts w:asciiTheme="majorBidi" w:hAnsiTheme="majorBidi" w:cstheme="majorBidi"/>
          <w:bCs/>
        </w:rPr>
        <w:t>advecting</w:t>
      </w:r>
      <w:proofErr w:type="spellEnd"/>
      <w:r w:rsidRPr="00EF0E90">
        <w:rPr>
          <w:rFonts w:asciiTheme="majorBidi" w:hAnsiTheme="majorBidi" w:cstheme="majorBidi"/>
          <w:bCs/>
        </w:rPr>
        <w:t xml:space="preserve"> air mass in each time step. This could be achieved</w:t>
      </w:r>
      <w:r>
        <w:rPr>
          <w:bCs/>
        </w:rPr>
        <w:t xml:space="preserve"> </w:t>
      </w:r>
      <w:r w:rsidRPr="00EF0E90">
        <w:rPr>
          <w:rFonts w:asciiTheme="majorBidi" w:hAnsiTheme="majorBidi" w:cstheme="majorBidi"/>
          <w:bCs/>
        </w:rPr>
        <w:t>by a continuous fine tempo</w:t>
      </w:r>
      <w:r w:rsidR="00EF0E90" w:rsidRPr="00EF0E90">
        <w:rPr>
          <w:rFonts w:asciiTheme="majorBidi" w:hAnsiTheme="majorBidi" w:cstheme="majorBidi"/>
          <w:bCs/>
        </w:rPr>
        <w:t xml:space="preserve">ral resolution observing </w:t>
      </w:r>
      <w:r w:rsidR="00192F19" w:rsidRPr="00EF0E90">
        <w:rPr>
          <w:rFonts w:asciiTheme="majorBidi" w:hAnsiTheme="majorBidi" w:cstheme="majorBidi"/>
          <w:bCs/>
        </w:rPr>
        <w:t>system. These</w:t>
      </w:r>
      <w:r w:rsidR="00EF0E90" w:rsidRPr="00EF0E90">
        <w:rPr>
          <w:rFonts w:asciiTheme="majorBidi" w:hAnsiTheme="majorBidi" w:cstheme="majorBidi"/>
          <w:bCs/>
        </w:rPr>
        <w:t xml:space="preserve"> are the final</w:t>
      </w:r>
      <w:r w:rsidRPr="00EF0E90">
        <w:rPr>
          <w:rFonts w:asciiTheme="majorBidi" w:hAnsiTheme="majorBidi" w:cstheme="majorBidi"/>
          <w:bCs/>
        </w:rPr>
        <w:t xml:space="preserve"> goal of this project. </w:t>
      </w:r>
    </w:p>
    <w:p w14:paraId="131E213F" w14:textId="77777777" w:rsidR="00614D80" w:rsidRDefault="00614D80" w:rsidP="0038342E">
      <w:pPr>
        <w:pStyle w:val="Standard"/>
        <w:spacing w:line="276" w:lineRule="auto"/>
        <w:jc w:val="both"/>
        <w:pPrChange w:id="183" w:author="Brian Mapes" w:date="2018-06-18T23:23:00Z">
          <w:pPr/>
        </w:pPrChange>
      </w:pPr>
    </w:p>
    <w:p w14:paraId="05EE29AF" w14:textId="77777777" w:rsidR="00614D80" w:rsidRDefault="00614D80" w:rsidP="00614D80">
      <w:pPr>
        <w:rPr>
          <w:rFonts w:ascii="AdvPSTIM10-R" w:hAnsi="AdvPSTIM10-R" w:cs="AdvPSTIM10-R"/>
          <w:color w:val="000000"/>
          <w:sz w:val="19"/>
          <w:szCs w:val="19"/>
        </w:rPr>
      </w:pPr>
    </w:p>
    <w:p w14:paraId="1CC1D01B" w14:textId="77777777" w:rsidR="00614D80" w:rsidRPr="00C95FCB" w:rsidRDefault="006E6D85" w:rsidP="00483DBB">
      <w:pPr>
        <w:jc w:val="both"/>
        <w:rPr>
          <w:rFonts w:asciiTheme="majorBidi" w:hAnsiTheme="majorBidi" w:cstheme="majorBidi"/>
          <w:color w:val="000000"/>
          <w:sz w:val="24"/>
          <w:szCs w:val="24"/>
          <w:lang w:val="fr-FR"/>
        </w:rPr>
      </w:pPr>
      <w:r w:rsidRPr="00C95FCB">
        <w:rPr>
          <w:rFonts w:asciiTheme="majorBidi" w:hAnsiTheme="majorBidi" w:cstheme="majorBidi"/>
          <w:color w:val="000000"/>
          <w:sz w:val="24"/>
          <w:szCs w:val="24"/>
          <w:lang w:val="fr-FR"/>
        </w:rPr>
        <w:t xml:space="preserve">SAPHIR </w:t>
      </w:r>
      <w:proofErr w:type="spellStart"/>
      <w:r w:rsidR="007C2748" w:rsidRPr="00C95FCB">
        <w:rPr>
          <w:rFonts w:asciiTheme="majorBidi" w:hAnsiTheme="majorBidi" w:cstheme="majorBidi"/>
          <w:color w:val="000000"/>
          <w:sz w:val="24"/>
          <w:szCs w:val="24"/>
          <w:lang w:val="fr-FR"/>
        </w:rPr>
        <w:t>Sensor</w:t>
      </w:r>
      <w:proofErr w:type="spellEnd"/>
      <w:r w:rsidRPr="00C95FCB">
        <w:rPr>
          <w:rFonts w:asciiTheme="majorBidi" w:hAnsiTheme="majorBidi" w:cstheme="majorBidi"/>
          <w:color w:val="000000"/>
          <w:sz w:val="24"/>
          <w:szCs w:val="24"/>
          <w:lang w:val="fr-FR"/>
        </w:rPr>
        <w:t>:</w:t>
      </w:r>
    </w:p>
    <w:p w14:paraId="525951C2" w14:textId="04713E4F" w:rsidR="006C438E" w:rsidRPr="006C438E" w:rsidRDefault="006E6D85" w:rsidP="00C87A21">
      <w:pPr>
        <w:spacing w:line="276" w:lineRule="auto"/>
        <w:jc w:val="both"/>
        <w:rPr>
          <w:rFonts w:asciiTheme="majorBidi" w:hAnsiTheme="majorBidi" w:cstheme="majorBidi"/>
          <w:color w:val="000000"/>
          <w:sz w:val="24"/>
          <w:szCs w:val="24"/>
        </w:rPr>
      </w:pPr>
      <w:r w:rsidRPr="006C438E">
        <w:rPr>
          <w:rFonts w:asciiTheme="majorBidi" w:hAnsiTheme="majorBidi" w:cstheme="majorBidi"/>
          <w:color w:val="000000"/>
          <w:sz w:val="24"/>
          <w:szCs w:val="24"/>
          <w:lang w:val="fr-FR"/>
        </w:rPr>
        <w:t>Sondeur Atmosphérique du Profil d’Humidité Intertropical</w:t>
      </w:r>
      <w:r w:rsidR="000023C1" w:rsidRPr="006C438E">
        <w:rPr>
          <w:rFonts w:asciiTheme="majorBidi" w:hAnsiTheme="majorBidi" w:cstheme="majorBidi"/>
          <w:color w:val="000000"/>
          <w:sz w:val="24"/>
          <w:szCs w:val="24"/>
          <w:lang w:val="fr-FR"/>
        </w:rPr>
        <w:t xml:space="preserve"> </w:t>
      </w:r>
      <w:r w:rsidRPr="006C438E">
        <w:rPr>
          <w:rFonts w:asciiTheme="majorBidi" w:hAnsiTheme="majorBidi" w:cstheme="majorBidi"/>
          <w:color w:val="000000"/>
          <w:sz w:val="24"/>
          <w:szCs w:val="24"/>
          <w:lang w:val="fr-FR"/>
        </w:rPr>
        <w:t>par Radiométrie (SAPHIR)</w:t>
      </w:r>
      <w:r w:rsidR="000023C1" w:rsidRPr="006C438E">
        <w:rPr>
          <w:rFonts w:asciiTheme="majorBidi" w:hAnsiTheme="majorBidi" w:cstheme="majorBidi"/>
          <w:color w:val="000000"/>
          <w:sz w:val="24"/>
          <w:szCs w:val="24"/>
          <w:lang w:val="fr-FR"/>
        </w:rPr>
        <w:t xml:space="preserve">, </w:t>
      </w:r>
      <w:proofErr w:type="spellStart"/>
      <w:r w:rsidR="000023C1" w:rsidRPr="006C438E">
        <w:rPr>
          <w:rFonts w:asciiTheme="majorBidi" w:hAnsiTheme="majorBidi" w:cstheme="majorBidi"/>
          <w:color w:val="000000"/>
          <w:sz w:val="24"/>
          <w:szCs w:val="24"/>
          <w:lang w:val="fr-FR"/>
        </w:rPr>
        <w:t>is</w:t>
      </w:r>
      <w:proofErr w:type="spellEnd"/>
      <w:r w:rsidR="000023C1" w:rsidRPr="006C438E">
        <w:rPr>
          <w:rFonts w:asciiTheme="majorBidi" w:hAnsiTheme="majorBidi" w:cstheme="majorBidi"/>
          <w:color w:val="000000"/>
          <w:sz w:val="24"/>
          <w:szCs w:val="24"/>
          <w:lang w:val="fr-FR"/>
        </w:rPr>
        <w:t xml:space="preserve"> a passive </w:t>
      </w:r>
      <w:proofErr w:type="spellStart"/>
      <w:r w:rsidR="000023C1" w:rsidRPr="006C438E">
        <w:rPr>
          <w:rFonts w:asciiTheme="majorBidi" w:hAnsiTheme="majorBidi" w:cstheme="majorBidi"/>
          <w:color w:val="000000"/>
          <w:sz w:val="24"/>
          <w:szCs w:val="24"/>
          <w:lang w:val="fr-FR"/>
        </w:rPr>
        <w:t>radiometre</w:t>
      </w:r>
      <w:proofErr w:type="spellEnd"/>
      <w:r w:rsidR="000023C1" w:rsidRPr="006C438E">
        <w:rPr>
          <w:rFonts w:asciiTheme="majorBidi" w:hAnsiTheme="majorBidi" w:cstheme="majorBidi"/>
          <w:color w:val="000000"/>
          <w:sz w:val="24"/>
          <w:szCs w:val="24"/>
          <w:lang w:val="fr-FR"/>
        </w:rPr>
        <w:t xml:space="preserve">. </w:t>
      </w:r>
      <w:r w:rsidR="000023C1" w:rsidRPr="006C438E">
        <w:rPr>
          <w:rFonts w:asciiTheme="majorBidi" w:hAnsiTheme="majorBidi" w:cstheme="majorBidi"/>
          <w:color w:val="000000"/>
          <w:sz w:val="24"/>
          <w:szCs w:val="24"/>
        </w:rPr>
        <w:t xml:space="preserve">« Passive » in remote sensing terminology means the instrument </w:t>
      </w:r>
      <w:r w:rsidR="00934FE9" w:rsidRPr="006C438E">
        <w:rPr>
          <w:rFonts w:asciiTheme="majorBidi" w:hAnsiTheme="majorBidi" w:cstheme="majorBidi"/>
          <w:color w:val="000000"/>
          <w:sz w:val="24"/>
          <w:szCs w:val="24"/>
        </w:rPr>
        <w:t xml:space="preserve">measures the electromagnetic energy that is </w:t>
      </w:r>
      <w:proofErr w:type="spellStart"/>
      <w:r w:rsidR="00934FE9" w:rsidRPr="006C438E">
        <w:rPr>
          <w:rFonts w:asciiTheme="majorBidi" w:hAnsiTheme="majorBidi" w:cstheme="majorBidi"/>
          <w:color w:val="000000"/>
          <w:sz w:val="24"/>
          <w:szCs w:val="24"/>
        </w:rPr>
        <w:t>naturaly</w:t>
      </w:r>
      <w:proofErr w:type="spellEnd"/>
      <w:r w:rsidR="00934FE9" w:rsidRPr="006C438E">
        <w:rPr>
          <w:rFonts w:asciiTheme="majorBidi" w:hAnsiTheme="majorBidi" w:cstheme="majorBidi"/>
          <w:color w:val="000000"/>
          <w:sz w:val="24"/>
          <w:szCs w:val="24"/>
        </w:rPr>
        <w:t xml:space="preserve"> emitted by earth surface. Each material depending on its properties emits in a </w:t>
      </w:r>
      <w:r w:rsidR="00192F19" w:rsidRPr="006C438E">
        <w:rPr>
          <w:rFonts w:asciiTheme="majorBidi" w:hAnsiTheme="majorBidi" w:cstheme="majorBidi"/>
          <w:color w:val="000000"/>
          <w:sz w:val="24"/>
          <w:szCs w:val="24"/>
        </w:rPr>
        <w:t>defined</w:t>
      </w:r>
      <w:r w:rsidR="00934FE9" w:rsidRPr="006C438E">
        <w:rPr>
          <w:rFonts w:asciiTheme="majorBidi" w:hAnsiTheme="majorBidi" w:cstheme="majorBidi"/>
          <w:color w:val="000000"/>
          <w:sz w:val="24"/>
          <w:szCs w:val="24"/>
        </w:rPr>
        <w:t xml:space="preserve"> </w:t>
      </w:r>
      <w:proofErr w:type="gramStart"/>
      <w:r w:rsidR="00934FE9" w:rsidRPr="006C438E">
        <w:rPr>
          <w:rFonts w:asciiTheme="majorBidi" w:hAnsiTheme="majorBidi" w:cstheme="majorBidi"/>
          <w:color w:val="000000"/>
          <w:sz w:val="24"/>
          <w:szCs w:val="24"/>
        </w:rPr>
        <w:t>wavelength .</w:t>
      </w:r>
      <w:proofErr w:type="gramEnd"/>
      <w:r w:rsidR="00934FE9" w:rsidRPr="006C438E">
        <w:rPr>
          <w:rFonts w:asciiTheme="majorBidi" w:hAnsiTheme="majorBidi" w:cstheme="majorBidi"/>
          <w:color w:val="000000"/>
          <w:sz w:val="24"/>
          <w:szCs w:val="24"/>
        </w:rPr>
        <w:t xml:space="preserve"> This wavelength is</w:t>
      </w:r>
      <w:r w:rsidR="005B2B31" w:rsidRPr="006C438E">
        <w:rPr>
          <w:rFonts w:asciiTheme="majorBidi" w:hAnsiTheme="majorBidi" w:cstheme="majorBidi"/>
          <w:color w:val="000000"/>
          <w:sz w:val="24"/>
          <w:szCs w:val="24"/>
        </w:rPr>
        <w:t xml:space="preserve"> determined</w:t>
      </w:r>
      <w:r w:rsidR="00934FE9" w:rsidRPr="006C438E">
        <w:rPr>
          <w:rFonts w:asciiTheme="majorBidi" w:hAnsiTheme="majorBidi" w:cstheme="majorBidi"/>
          <w:color w:val="000000"/>
          <w:sz w:val="24"/>
          <w:szCs w:val="24"/>
        </w:rPr>
        <w:t xml:space="preserve"> based on </w:t>
      </w:r>
      <w:r w:rsidR="005B2B31" w:rsidRPr="006C438E">
        <w:rPr>
          <w:rFonts w:asciiTheme="majorBidi" w:hAnsiTheme="majorBidi" w:cstheme="majorBidi"/>
          <w:color w:val="000000"/>
          <w:sz w:val="24"/>
          <w:szCs w:val="24"/>
        </w:rPr>
        <w:t xml:space="preserve">an </w:t>
      </w:r>
      <w:r w:rsidR="007C2748" w:rsidRPr="006C438E">
        <w:rPr>
          <w:rFonts w:asciiTheme="majorBidi" w:hAnsiTheme="majorBidi" w:cstheme="majorBidi"/>
          <w:color w:val="000000"/>
          <w:sz w:val="24"/>
          <w:szCs w:val="24"/>
        </w:rPr>
        <w:t>absorption</w:t>
      </w:r>
      <w:r w:rsidR="00934FE9" w:rsidRPr="006C438E">
        <w:rPr>
          <w:rFonts w:asciiTheme="majorBidi" w:hAnsiTheme="majorBidi" w:cstheme="majorBidi"/>
          <w:color w:val="000000"/>
          <w:sz w:val="24"/>
          <w:szCs w:val="24"/>
        </w:rPr>
        <w:t xml:space="preserve"> </w:t>
      </w:r>
      <w:r w:rsidR="005B2B31" w:rsidRPr="006C438E">
        <w:rPr>
          <w:rFonts w:asciiTheme="majorBidi" w:hAnsiTheme="majorBidi" w:cstheme="majorBidi"/>
          <w:color w:val="000000"/>
          <w:sz w:val="24"/>
          <w:szCs w:val="24"/>
        </w:rPr>
        <w:t xml:space="preserve">band of electromagnetic energy for mentioned material in the laboratory with </w:t>
      </w:r>
      <w:proofErr w:type="spellStart"/>
      <w:r w:rsidR="005B2B31" w:rsidRPr="006C438E">
        <w:rPr>
          <w:rFonts w:asciiTheme="majorBidi" w:hAnsiTheme="majorBidi" w:cstheme="majorBidi"/>
          <w:color w:val="000000"/>
          <w:sz w:val="24"/>
          <w:szCs w:val="24"/>
        </w:rPr>
        <w:t>radiative</w:t>
      </w:r>
      <w:proofErr w:type="spellEnd"/>
      <w:r w:rsidR="005B2B31" w:rsidRPr="006C438E">
        <w:rPr>
          <w:rFonts w:asciiTheme="majorBidi" w:hAnsiTheme="majorBidi" w:cstheme="majorBidi"/>
          <w:color w:val="000000"/>
          <w:sz w:val="24"/>
          <w:szCs w:val="24"/>
        </w:rPr>
        <w:t xml:space="preserve"> transfer models. The </w:t>
      </w:r>
      <w:r w:rsidR="00192F19" w:rsidRPr="006C438E">
        <w:rPr>
          <w:rFonts w:asciiTheme="majorBidi" w:hAnsiTheme="majorBidi" w:cstheme="majorBidi"/>
          <w:color w:val="000000"/>
          <w:sz w:val="24"/>
          <w:szCs w:val="24"/>
        </w:rPr>
        <w:t>absorption</w:t>
      </w:r>
      <w:r w:rsidR="005B2B31" w:rsidRPr="006C438E">
        <w:rPr>
          <w:rFonts w:asciiTheme="majorBidi" w:hAnsiTheme="majorBidi" w:cstheme="majorBidi"/>
          <w:color w:val="000000"/>
          <w:sz w:val="24"/>
          <w:szCs w:val="24"/>
        </w:rPr>
        <w:t xml:space="preserve"> line of wate</w:t>
      </w:r>
      <w:r w:rsidR="007C2748" w:rsidRPr="006C438E">
        <w:rPr>
          <w:rFonts w:asciiTheme="majorBidi" w:hAnsiTheme="majorBidi" w:cstheme="majorBidi"/>
          <w:color w:val="000000"/>
          <w:sz w:val="24"/>
          <w:szCs w:val="24"/>
        </w:rPr>
        <w:t>r</w:t>
      </w:r>
      <w:r w:rsidR="005B2B31" w:rsidRPr="006C438E">
        <w:rPr>
          <w:rFonts w:asciiTheme="majorBidi" w:hAnsiTheme="majorBidi" w:cstheme="majorBidi"/>
          <w:color w:val="000000"/>
          <w:sz w:val="24"/>
          <w:szCs w:val="24"/>
        </w:rPr>
        <w:t xml:space="preserve"> vapor in infrared </w:t>
      </w:r>
      <w:r w:rsidR="003F32A1" w:rsidRPr="006C438E">
        <w:rPr>
          <w:rFonts w:asciiTheme="majorBidi" w:hAnsiTheme="majorBidi" w:cstheme="majorBidi"/>
          <w:color w:val="000000"/>
          <w:sz w:val="24"/>
          <w:szCs w:val="24"/>
        </w:rPr>
        <w:t xml:space="preserve">which we are interested here is 183.3 GHz and 6 channels around it to measure the radiation coming from six levels of atmosphere from 950 to </w:t>
      </w:r>
      <w:r w:rsidR="00C87A21">
        <w:rPr>
          <w:rFonts w:asciiTheme="majorBidi" w:hAnsiTheme="majorBidi" w:cstheme="majorBidi"/>
          <w:color w:val="000000"/>
          <w:sz w:val="24"/>
          <w:szCs w:val="24"/>
        </w:rPr>
        <w:t xml:space="preserve">100 </w:t>
      </w:r>
      <w:proofErr w:type="spellStart"/>
      <w:r w:rsidR="00C87A21">
        <w:rPr>
          <w:rFonts w:asciiTheme="majorBidi" w:hAnsiTheme="majorBidi" w:cstheme="majorBidi"/>
          <w:color w:val="000000"/>
          <w:sz w:val="24"/>
          <w:szCs w:val="24"/>
        </w:rPr>
        <w:t>hpa</w:t>
      </w:r>
      <w:proofErr w:type="spellEnd"/>
      <w:r w:rsidR="00C87A21">
        <w:rPr>
          <w:rFonts w:asciiTheme="majorBidi" w:hAnsiTheme="majorBidi" w:cstheme="majorBidi"/>
          <w:color w:val="000000"/>
          <w:sz w:val="24"/>
          <w:szCs w:val="24"/>
        </w:rPr>
        <w:t xml:space="preserve"> in </w:t>
      </w:r>
      <w:r w:rsidR="003F32A1" w:rsidRPr="006C438E">
        <w:rPr>
          <w:rFonts w:asciiTheme="majorBidi" w:hAnsiTheme="majorBidi" w:cstheme="majorBidi"/>
          <w:color w:val="000000"/>
          <w:sz w:val="24"/>
          <w:szCs w:val="24"/>
        </w:rPr>
        <w:t>pressure term.</w:t>
      </w:r>
      <w:r w:rsidR="007C2748" w:rsidRPr="006C438E">
        <w:rPr>
          <w:rFonts w:asciiTheme="majorBidi" w:hAnsiTheme="majorBidi" w:cstheme="majorBidi"/>
          <w:color w:val="000000"/>
          <w:sz w:val="24"/>
          <w:szCs w:val="24"/>
        </w:rPr>
        <w:t xml:space="preserve"> SAPHIR sensor is on board the </w:t>
      </w:r>
      <w:proofErr w:type="spellStart"/>
      <w:r w:rsidR="006C438E" w:rsidRPr="006C438E">
        <w:rPr>
          <w:rFonts w:asciiTheme="majorBidi" w:hAnsiTheme="majorBidi" w:cstheme="majorBidi"/>
          <w:color w:val="000000"/>
          <w:sz w:val="24"/>
          <w:szCs w:val="24"/>
        </w:rPr>
        <w:t>M</w:t>
      </w:r>
      <w:r w:rsidR="007C2748" w:rsidRPr="006C438E">
        <w:rPr>
          <w:rFonts w:asciiTheme="majorBidi" w:hAnsiTheme="majorBidi" w:cstheme="majorBidi"/>
          <w:color w:val="000000"/>
          <w:sz w:val="24"/>
          <w:szCs w:val="24"/>
        </w:rPr>
        <w:t>egha</w:t>
      </w:r>
      <w:proofErr w:type="spellEnd"/>
      <w:r w:rsidR="007C2748" w:rsidRPr="006C438E">
        <w:rPr>
          <w:rFonts w:asciiTheme="majorBidi" w:hAnsiTheme="majorBidi" w:cstheme="majorBidi"/>
          <w:color w:val="000000"/>
          <w:sz w:val="24"/>
          <w:szCs w:val="24"/>
        </w:rPr>
        <w:t xml:space="preserve"> </w:t>
      </w:r>
      <w:proofErr w:type="spellStart"/>
      <w:r w:rsidR="006C438E" w:rsidRPr="006C438E">
        <w:rPr>
          <w:rFonts w:asciiTheme="majorBidi" w:hAnsiTheme="majorBidi" w:cstheme="majorBidi"/>
          <w:color w:val="000000"/>
          <w:sz w:val="24"/>
          <w:szCs w:val="24"/>
        </w:rPr>
        <w:t>T</w:t>
      </w:r>
      <w:r w:rsidR="007C2748" w:rsidRPr="006C438E">
        <w:rPr>
          <w:rFonts w:asciiTheme="majorBidi" w:hAnsiTheme="majorBidi" w:cstheme="majorBidi"/>
          <w:color w:val="000000"/>
          <w:sz w:val="24"/>
          <w:szCs w:val="24"/>
        </w:rPr>
        <w:t>ropiques</w:t>
      </w:r>
      <w:proofErr w:type="spellEnd"/>
      <w:r w:rsidR="007C2748" w:rsidRPr="006C438E">
        <w:rPr>
          <w:rFonts w:asciiTheme="majorBidi" w:hAnsiTheme="majorBidi" w:cstheme="majorBidi"/>
          <w:color w:val="000000"/>
          <w:sz w:val="24"/>
          <w:szCs w:val="24"/>
        </w:rPr>
        <w:t xml:space="preserve"> satellite </w:t>
      </w:r>
      <w:r w:rsidR="006C438E" w:rsidRPr="006C438E">
        <w:rPr>
          <w:rFonts w:asciiTheme="majorBidi" w:hAnsiTheme="majorBidi" w:cstheme="majorBidi"/>
          <w:color w:val="000000"/>
          <w:sz w:val="24"/>
          <w:szCs w:val="24"/>
        </w:rPr>
        <w:t>is a cross-track radiometer that observes the earth’s a</w:t>
      </w:r>
      <w:r w:rsidR="00C87A21">
        <w:rPr>
          <w:rFonts w:asciiTheme="majorBidi" w:hAnsiTheme="majorBidi" w:cstheme="majorBidi"/>
          <w:color w:val="000000"/>
          <w:sz w:val="24"/>
          <w:szCs w:val="24"/>
        </w:rPr>
        <w:t>tmosphere with a scan angle of 42.96</w:t>
      </w:r>
      <w:ins w:id="184" w:author="Brian Mapes" w:date="2018-06-18T23:23:00Z">
        <w:r w:rsidR="009346E8">
          <w:rPr>
            <w:rFonts w:asciiTheme="majorBidi" w:hAnsiTheme="majorBidi" w:cstheme="majorBidi"/>
            <w:color w:val="000000"/>
            <w:sz w:val="24"/>
            <w:szCs w:val="24"/>
          </w:rPr>
          <w:t xml:space="preserve"> </w:t>
        </w:r>
      </w:ins>
      <w:r w:rsidR="00C87A21">
        <w:rPr>
          <w:rFonts w:asciiTheme="majorBidi" w:hAnsiTheme="majorBidi" w:cstheme="majorBidi"/>
          <w:color w:val="000000"/>
          <w:sz w:val="24"/>
          <w:szCs w:val="24"/>
        </w:rPr>
        <w:t>degree</w:t>
      </w:r>
      <w:del w:id="185" w:author="Brian Mapes" w:date="2018-06-18T23:23:00Z">
        <w:r w:rsidR="00C87A21" w:rsidDel="00D43721">
          <w:rPr>
            <w:rFonts w:asciiTheme="majorBidi" w:hAnsiTheme="majorBidi" w:cstheme="majorBidi"/>
            <w:color w:val="000000"/>
            <w:sz w:val="24"/>
            <w:szCs w:val="24"/>
          </w:rPr>
          <w:delText xml:space="preserve"> </w:delText>
        </w:r>
      </w:del>
      <w:r w:rsidR="006C438E" w:rsidRPr="006C438E">
        <w:rPr>
          <w:rFonts w:asciiTheme="majorBidi" w:hAnsiTheme="majorBidi" w:cstheme="majorBidi"/>
          <w:color w:val="000000"/>
          <w:sz w:val="24"/>
          <w:szCs w:val="24"/>
        </w:rPr>
        <w:t xml:space="preserve">, a footprint size at nadir of </w:t>
      </w:r>
      <m:oMath>
        <m:r>
          <w:rPr>
            <w:rFonts w:ascii="Cambria Math" w:hAnsi="Cambria Math" w:cstheme="majorBidi"/>
            <w:color w:val="000000"/>
            <w:sz w:val="24"/>
            <w:szCs w:val="24"/>
          </w:rPr>
          <m:t>10×10</m:t>
        </m:r>
        <m:sSup>
          <m:sSupPr>
            <m:ctrlPr>
              <w:rPr>
                <w:rFonts w:ascii="Cambria Math" w:hAnsi="Cambria Math" w:cstheme="majorBidi"/>
                <w:color w:val="000000"/>
                <w:sz w:val="24"/>
                <w:szCs w:val="24"/>
              </w:rPr>
            </m:ctrlPr>
          </m:sSupPr>
          <m:e>
            <m:r>
              <m:rPr>
                <m:sty m:val="p"/>
              </m:rPr>
              <w:rPr>
                <w:rFonts w:ascii="Cambria Math" w:hAnsi="Cambria Math" w:cstheme="majorBidi"/>
                <w:color w:val="000000"/>
                <w:sz w:val="24"/>
                <w:szCs w:val="24"/>
              </w:rPr>
              <m:t>km</m:t>
            </m:r>
          </m:e>
          <m:sup>
            <m:r>
              <w:rPr>
                <w:rFonts w:ascii="Cambria Math" w:hAnsi="Cambria Math" w:cstheme="majorBidi"/>
                <w:color w:val="000000"/>
                <w:sz w:val="24"/>
                <w:szCs w:val="24"/>
              </w:rPr>
              <m:t>2</m:t>
            </m:r>
          </m:sup>
        </m:sSup>
      </m:oMath>
      <w:r w:rsidR="006C438E" w:rsidRPr="006C438E">
        <w:rPr>
          <w:rFonts w:asciiTheme="majorBidi" w:hAnsiTheme="majorBidi" w:cstheme="majorBidi"/>
          <w:color w:val="000000"/>
          <w:sz w:val="24"/>
          <w:szCs w:val="24"/>
        </w:rPr>
        <w:t xml:space="preserve">, and a 1700-km swath made of scan lines containing130 </w:t>
      </w:r>
      <w:proofErr w:type="spellStart"/>
      <w:r w:rsidR="006C438E" w:rsidRPr="006C438E">
        <w:rPr>
          <w:rFonts w:asciiTheme="majorBidi" w:hAnsiTheme="majorBidi" w:cstheme="majorBidi"/>
          <w:color w:val="000000"/>
          <w:sz w:val="24"/>
          <w:szCs w:val="24"/>
        </w:rPr>
        <w:t>nonoverlapping</w:t>
      </w:r>
      <w:proofErr w:type="spellEnd"/>
      <w:r w:rsidR="006C438E" w:rsidRPr="006C438E">
        <w:rPr>
          <w:rFonts w:asciiTheme="majorBidi" w:hAnsiTheme="majorBidi" w:cstheme="majorBidi"/>
          <w:color w:val="000000"/>
          <w:sz w:val="24"/>
          <w:szCs w:val="24"/>
        </w:rPr>
        <w:t xml:space="preserve"> footprints.</w:t>
      </w:r>
      <w:r w:rsidR="001E5128">
        <w:rPr>
          <w:rFonts w:asciiTheme="majorBidi" w:hAnsiTheme="majorBidi" w:cstheme="majorBidi"/>
          <w:color w:val="000000"/>
          <w:sz w:val="24"/>
          <w:szCs w:val="24"/>
        </w:rPr>
        <w:t xml:space="preserve"> </w:t>
      </w:r>
      <w:proofErr w:type="gramStart"/>
      <w:r w:rsidR="006C438E" w:rsidRPr="006C438E">
        <w:rPr>
          <w:rFonts w:asciiTheme="majorBidi" w:hAnsiTheme="majorBidi" w:cstheme="majorBidi"/>
          <w:color w:val="000000"/>
          <w:sz w:val="24"/>
          <w:szCs w:val="24"/>
        </w:rPr>
        <w:t>figure</w:t>
      </w:r>
      <w:proofErr w:type="gramEnd"/>
      <w:r w:rsidR="006C438E" w:rsidRPr="006C438E">
        <w:rPr>
          <w:rFonts w:asciiTheme="majorBidi" w:hAnsiTheme="majorBidi" w:cstheme="majorBidi"/>
          <w:color w:val="000000"/>
          <w:sz w:val="24"/>
          <w:szCs w:val="24"/>
        </w:rPr>
        <w:t>()</w:t>
      </w:r>
    </w:p>
    <w:p w14:paraId="47A250EC" w14:textId="77777777" w:rsidR="006C438E" w:rsidRPr="006C438E" w:rsidRDefault="006C438E" w:rsidP="006C438E">
      <w:pPr>
        <w:rPr>
          <w:rFonts w:ascii="AdvPSTIM10-R" w:hAnsi="AdvPSTIM10-R" w:cs="AdvPSTIM10-R"/>
          <w:color w:val="000000"/>
          <w:sz w:val="19"/>
          <w:szCs w:val="19"/>
        </w:rPr>
      </w:pPr>
    </w:p>
    <w:tbl>
      <w:tblPr>
        <w:tblStyle w:val="TableGrid"/>
        <w:tblW w:w="0" w:type="auto"/>
        <w:jc w:val="center"/>
        <w:tblLook w:val="04A0" w:firstRow="1" w:lastRow="0" w:firstColumn="1" w:lastColumn="0" w:noHBand="0" w:noVBand="1"/>
      </w:tblPr>
      <w:tblGrid>
        <w:gridCol w:w="4716"/>
      </w:tblGrid>
      <w:tr w:rsidR="00CD64B4" w14:paraId="69DE26B7" w14:textId="77777777" w:rsidTr="00895924">
        <w:trPr>
          <w:trHeight w:val="3074"/>
          <w:jc w:val="center"/>
        </w:trPr>
        <w:tc>
          <w:tcPr>
            <w:tcW w:w="4519" w:type="dxa"/>
          </w:tcPr>
          <w:p w14:paraId="39075895" w14:textId="77777777" w:rsidR="00CD64B4" w:rsidRDefault="00CD64B4" w:rsidP="00895924">
            <w:pPr>
              <w:jc w:val="center"/>
            </w:pPr>
            <w:r w:rsidRPr="006C438E">
              <w:rPr>
                <w:noProof/>
              </w:rPr>
              <w:drawing>
                <wp:inline distT="0" distB="0" distL="0" distR="0" wp14:anchorId="589EA79D" wp14:editId="599119A9">
                  <wp:extent cx="2855344" cy="2319967"/>
                  <wp:effectExtent l="0" t="0" r="254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857707" cy="2321887"/>
                          </a:xfrm>
                          <a:prstGeom prst="rect">
                            <a:avLst/>
                          </a:prstGeom>
                        </pic:spPr>
                      </pic:pic>
                    </a:graphicData>
                  </a:graphic>
                </wp:inline>
              </w:drawing>
            </w:r>
          </w:p>
        </w:tc>
      </w:tr>
      <w:tr w:rsidR="00CD64B4" w14:paraId="7210977F" w14:textId="77777777" w:rsidTr="00895924">
        <w:trPr>
          <w:trHeight w:val="217"/>
          <w:jc w:val="center"/>
        </w:trPr>
        <w:tc>
          <w:tcPr>
            <w:tcW w:w="4519" w:type="dxa"/>
          </w:tcPr>
          <w:p w14:paraId="0A802B7A" w14:textId="77777777" w:rsidR="00CD64B4" w:rsidRDefault="00CD64B4" w:rsidP="00895924">
            <w:r>
              <w:t>Figure: The footprints of SAPHIR scans(IN Green)</w:t>
            </w:r>
          </w:p>
        </w:tc>
      </w:tr>
    </w:tbl>
    <w:p w14:paraId="0190DB7A" w14:textId="77777777" w:rsidR="007C2748" w:rsidRDefault="007C2748" w:rsidP="005B2B31">
      <w:pPr>
        <w:rPr>
          <w:rFonts w:ascii="AdvPSTIM10-R" w:hAnsi="AdvPSTIM10-R" w:cs="AdvPSTIM10-R"/>
          <w:color w:val="000000"/>
          <w:sz w:val="19"/>
          <w:szCs w:val="19"/>
        </w:rPr>
      </w:pPr>
    </w:p>
    <w:p w14:paraId="2D408002" w14:textId="77777777" w:rsidR="00E302F1" w:rsidRPr="00C95FCB" w:rsidRDefault="00E302F1" w:rsidP="00C87A21">
      <w:pPr>
        <w:jc w:val="both"/>
        <w:rPr>
          <w:rFonts w:asciiTheme="majorBidi" w:hAnsiTheme="majorBidi" w:cstheme="majorBidi"/>
          <w:sz w:val="24"/>
          <w:szCs w:val="24"/>
        </w:rPr>
      </w:pPr>
      <w:r w:rsidRPr="00C95FCB">
        <w:rPr>
          <w:rFonts w:asciiTheme="majorBidi" w:hAnsiTheme="majorBidi" w:cstheme="majorBidi"/>
          <w:sz w:val="24"/>
          <w:szCs w:val="24"/>
        </w:rPr>
        <w:t>The wind data are obtained</w:t>
      </w:r>
      <w:r>
        <w:rPr>
          <w:rFonts w:asciiTheme="majorBidi" w:hAnsiTheme="majorBidi" w:cstheme="majorBidi"/>
          <w:sz w:val="24"/>
          <w:szCs w:val="24"/>
        </w:rPr>
        <w:t xml:space="preserve"> from </w:t>
      </w:r>
      <w:r w:rsidRPr="001E5128">
        <w:rPr>
          <w:rFonts w:asciiTheme="majorBidi" w:hAnsiTheme="majorBidi" w:cstheme="majorBidi"/>
          <w:sz w:val="24"/>
          <w:szCs w:val="24"/>
        </w:rPr>
        <w:t>the MERRA</w:t>
      </w:r>
      <w:r w:rsidR="00C87A21">
        <w:rPr>
          <w:rFonts w:asciiTheme="majorBidi" w:hAnsiTheme="majorBidi" w:cstheme="majorBidi"/>
          <w:sz w:val="24"/>
          <w:szCs w:val="24"/>
        </w:rPr>
        <w:t xml:space="preserve"> </w:t>
      </w:r>
      <w:r w:rsidRPr="001E5128">
        <w:rPr>
          <w:rFonts w:asciiTheme="majorBidi" w:hAnsiTheme="majorBidi" w:cstheme="majorBidi"/>
          <w:sz w:val="24"/>
          <w:szCs w:val="24"/>
        </w:rPr>
        <w:t>Data Assimilation System 2-Dimensional atmospheric single-level dia</w:t>
      </w:r>
      <w:r w:rsidR="001E5128" w:rsidRPr="001E5128">
        <w:rPr>
          <w:rFonts w:asciiTheme="majorBidi" w:hAnsiTheme="majorBidi" w:cstheme="majorBidi"/>
          <w:sz w:val="24"/>
          <w:szCs w:val="24"/>
        </w:rPr>
        <w:t>gnostics. T</w:t>
      </w:r>
      <w:r w:rsidRPr="001E5128">
        <w:rPr>
          <w:rFonts w:asciiTheme="majorBidi" w:hAnsiTheme="majorBidi" w:cstheme="majorBidi"/>
          <w:sz w:val="24"/>
          <w:szCs w:val="24"/>
        </w:rPr>
        <w:t xml:space="preserve">hat is time averaged single-level at the native resolution. It is a history file that is produced from the GCM during the corrector segment of the IAU cycle. </w:t>
      </w:r>
      <w:r w:rsidR="001E5128" w:rsidRPr="001E5128">
        <w:rPr>
          <w:rFonts w:asciiTheme="majorBidi" w:hAnsiTheme="majorBidi" w:cstheme="majorBidi"/>
          <w:sz w:val="24"/>
          <w:szCs w:val="24"/>
        </w:rPr>
        <w:t xml:space="preserve">The </w:t>
      </w:r>
      <w:proofErr w:type="spellStart"/>
      <w:r w:rsidR="001E5128" w:rsidRPr="001E5128">
        <w:rPr>
          <w:rFonts w:asciiTheme="majorBidi" w:hAnsiTheme="majorBidi" w:cstheme="majorBidi"/>
          <w:sz w:val="24"/>
          <w:szCs w:val="24"/>
        </w:rPr>
        <w:t>spa</w:t>
      </w:r>
      <w:r w:rsidR="001E5128">
        <w:rPr>
          <w:rFonts w:asciiTheme="majorBidi" w:hAnsiTheme="majorBidi" w:cstheme="majorBidi"/>
          <w:sz w:val="24"/>
          <w:szCs w:val="24"/>
        </w:rPr>
        <w:t>tio</w:t>
      </w:r>
      <w:proofErr w:type="spellEnd"/>
      <w:r w:rsidR="001E5128">
        <w:rPr>
          <w:rFonts w:asciiTheme="majorBidi" w:hAnsiTheme="majorBidi" w:cstheme="majorBidi"/>
          <w:sz w:val="24"/>
          <w:szCs w:val="24"/>
        </w:rPr>
        <w:t xml:space="preserve"> temporal resolution for th</w:t>
      </w:r>
      <w:r w:rsidR="00C87A21">
        <w:rPr>
          <w:rFonts w:asciiTheme="majorBidi" w:hAnsiTheme="majorBidi" w:cstheme="majorBidi"/>
          <w:sz w:val="24"/>
          <w:szCs w:val="24"/>
        </w:rPr>
        <w:t>is</w:t>
      </w:r>
      <w:r w:rsidR="001E5128">
        <w:rPr>
          <w:rFonts w:asciiTheme="majorBidi" w:hAnsiTheme="majorBidi" w:cstheme="majorBidi"/>
          <w:sz w:val="24"/>
          <w:szCs w:val="24"/>
        </w:rPr>
        <w:t xml:space="preserve"> data respectively is:</w:t>
      </w:r>
      <w:r w:rsidR="001E5128" w:rsidRPr="001E5128">
        <w:rPr>
          <w:rFonts w:ascii="Helvetica" w:hAnsi="Helvetica" w:cs="Helvetica"/>
          <w:color w:val="333333"/>
          <w:sz w:val="21"/>
          <w:szCs w:val="21"/>
          <w:shd w:val="clear" w:color="auto" w:fill="FAFAFA"/>
        </w:rPr>
        <w:t xml:space="preserve"> </w:t>
      </w:r>
      <w:r w:rsidR="001E5128" w:rsidRPr="001E5128">
        <w:rPr>
          <w:rFonts w:asciiTheme="majorBidi" w:hAnsiTheme="majorBidi" w:cstheme="majorBidi"/>
          <w:sz w:val="24"/>
          <w:szCs w:val="24"/>
        </w:rPr>
        <w:t>0.5 ° x 0.667 ° and 1 hour.</w:t>
      </w:r>
      <w:r w:rsidR="001E5128">
        <w:rPr>
          <w:rFonts w:ascii="Helvetica" w:hAnsi="Helvetica" w:cs="Helvetica"/>
          <w:color w:val="333333"/>
          <w:sz w:val="21"/>
          <w:szCs w:val="21"/>
          <w:shd w:val="clear" w:color="auto" w:fill="FAFAFA"/>
        </w:rPr>
        <w:t xml:space="preserve"> </w:t>
      </w:r>
    </w:p>
    <w:p w14:paraId="1E7B9868" w14:textId="77777777" w:rsidR="00614D80" w:rsidRPr="00C95FCB" w:rsidRDefault="00614D80" w:rsidP="00483DBB">
      <w:pPr>
        <w:jc w:val="both"/>
        <w:rPr>
          <w:rFonts w:asciiTheme="majorBidi" w:hAnsiTheme="majorBidi" w:cstheme="majorBidi"/>
          <w:sz w:val="24"/>
          <w:szCs w:val="24"/>
        </w:rPr>
      </w:pPr>
    </w:p>
    <w:p w14:paraId="06929E4C" w14:textId="5938FBA8" w:rsidR="004B4F87" w:rsidRPr="00C95FCB" w:rsidRDefault="001E5128" w:rsidP="00483DBB">
      <w:pPr>
        <w:jc w:val="both"/>
        <w:rPr>
          <w:rFonts w:asciiTheme="majorBidi" w:hAnsiTheme="majorBidi" w:cstheme="majorBidi"/>
          <w:sz w:val="24"/>
          <w:szCs w:val="24"/>
        </w:rPr>
      </w:pPr>
      <w:r>
        <w:rPr>
          <w:rFonts w:asciiTheme="majorBidi" w:hAnsiTheme="majorBidi" w:cstheme="majorBidi"/>
          <w:sz w:val="24"/>
          <w:szCs w:val="24"/>
        </w:rPr>
        <w:lastRenderedPageBreak/>
        <w:t>The same data-base</w:t>
      </w:r>
      <w:r w:rsidR="00176349" w:rsidRPr="00C95FCB">
        <w:rPr>
          <w:rFonts w:asciiTheme="majorBidi" w:hAnsiTheme="majorBidi" w:cstheme="majorBidi"/>
          <w:sz w:val="24"/>
          <w:szCs w:val="24"/>
        </w:rPr>
        <w:t xml:space="preserve"> gives us the specific humidity in 3 levels of pressure: 850, 500 and 250hpa. But it is reanalysis from different </w:t>
      </w:r>
      <w:r w:rsidR="00E71808" w:rsidRPr="00C95FCB">
        <w:rPr>
          <w:rFonts w:asciiTheme="majorBidi" w:hAnsiTheme="majorBidi" w:cstheme="majorBidi"/>
          <w:sz w:val="24"/>
          <w:szCs w:val="24"/>
        </w:rPr>
        <w:t>sensors</w:t>
      </w:r>
      <w:r w:rsidR="00176349" w:rsidRPr="00C95FCB">
        <w:rPr>
          <w:rFonts w:asciiTheme="majorBidi" w:hAnsiTheme="majorBidi" w:cstheme="majorBidi"/>
          <w:sz w:val="24"/>
          <w:szCs w:val="24"/>
        </w:rPr>
        <w:t xml:space="preserve"> </w:t>
      </w:r>
      <w:del w:id="186" w:author="Brian Mapes" w:date="2018-06-18T23:25:00Z">
        <w:r w:rsidR="00176349" w:rsidRPr="00C95FCB" w:rsidDel="00F36007">
          <w:rPr>
            <w:rFonts w:asciiTheme="majorBidi" w:hAnsiTheme="majorBidi" w:cstheme="majorBidi"/>
            <w:sz w:val="24"/>
            <w:szCs w:val="24"/>
          </w:rPr>
          <w:delText xml:space="preserve">thus it would cause the same error issues that existed in the </w:delText>
        </w:r>
      </w:del>
      <w:del w:id="187" w:author="Brian Mapes" w:date="2018-06-18T23:24:00Z">
        <w:r w:rsidR="00176349" w:rsidRPr="00C95FCB" w:rsidDel="00F36007">
          <w:rPr>
            <w:rFonts w:asciiTheme="majorBidi" w:hAnsiTheme="majorBidi" w:cstheme="majorBidi"/>
            <w:sz w:val="24"/>
            <w:szCs w:val="24"/>
          </w:rPr>
          <w:delText>l</w:delText>
        </w:r>
      </w:del>
      <w:del w:id="188" w:author="Brian Mapes" w:date="2018-06-18T23:25:00Z">
        <w:r w:rsidR="00176349" w:rsidRPr="00C95FCB" w:rsidDel="00F36007">
          <w:rPr>
            <w:rFonts w:asciiTheme="majorBidi" w:hAnsiTheme="majorBidi" w:cstheme="majorBidi"/>
            <w:sz w:val="24"/>
            <w:szCs w:val="24"/>
          </w:rPr>
          <w:delText>agrangi</w:delText>
        </w:r>
      </w:del>
      <w:del w:id="189" w:author="Brian Mapes" w:date="2018-06-18T23:24:00Z">
        <w:r w:rsidR="00176349" w:rsidRPr="00C95FCB" w:rsidDel="00F36007">
          <w:rPr>
            <w:rFonts w:asciiTheme="majorBidi" w:hAnsiTheme="majorBidi" w:cstheme="majorBidi"/>
            <w:sz w:val="24"/>
            <w:szCs w:val="24"/>
          </w:rPr>
          <w:delText>e</w:delText>
        </w:r>
      </w:del>
      <w:del w:id="190" w:author="Brian Mapes" w:date="2018-06-18T23:25:00Z">
        <w:r w:rsidR="00176349" w:rsidRPr="00C95FCB" w:rsidDel="00F36007">
          <w:rPr>
            <w:rFonts w:asciiTheme="majorBidi" w:hAnsiTheme="majorBidi" w:cstheme="majorBidi"/>
            <w:sz w:val="24"/>
            <w:szCs w:val="24"/>
          </w:rPr>
          <w:delText>n tendencies from the recent researches using MIMIC morphing</w:delText>
        </w:r>
      </w:del>
      <w:ins w:id="191" w:author="Brian Mapes" w:date="2018-06-18T23:25:00Z">
        <w:r w:rsidR="00F36007">
          <w:rPr>
            <w:rFonts w:asciiTheme="majorBidi" w:hAnsiTheme="majorBidi" w:cstheme="majorBidi"/>
            <w:sz w:val="24"/>
            <w:szCs w:val="24"/>
          </w:rPr>
          <w:t xml:space="preserve">so the purity of a single consistent observational estimate from SAPHIR may help </w:t>
        </w:r>
      </w:ins>
      <w:ins w:id="192" w:author="Brian Mapes" w:date="2018-06-18T23:26:00Z">
        <w:r w:rsidR="00F36007">
          <w:rPr>
            <w:rFonts w:asciiTheme="majorBidi" w:hAnsiTheme="majorBidi" w:cstheme="majorBidi"/>
            <w:sz w:val="24"/>
            <w:szCs w:val="24"/>
          </w:rPr>
          <w:t>assist</w:t>
        </w:r>
      </w:ins>
      <w:ins w:id="193" w:author="Brian Mapes" w:date="2018-06-18T23:25:00Z">
        <w:r w:rsidR="00F36007">
          <w:rPr>
            <w:rFonts w:asciiTheme="majorBidi" w:hAnsiTheme="majorBidi" w:cstheme="majorBidi"/>
            <w:sz w:val="24"/>
            <w:szCs w:val="24"/>
          </w:rPr>
          <w:t xml:space="preserve"> interpretation</w:t>
        </w:r>
      </w:ins>
      <w:r w:rsidR="00176349" w:rsidRPr="00C95FCB">
        <w:rPr>
          <w:rFonts w:asciiTheme="majorBidi" w:hAnsiTheme="majorBidi" w:cstheme="majorBidi"/>
          <w:sz w:val="24"/>
          <w:szCs w:val="24"/>
        </w:rPr>
        <w:t xml:space="preserve">. </w:t>
      </w:r>
    </w:p>
    <w:p w14:paraId="41CF7089" w14:textId="77777777" w:rsidR="004B4F87" w:rsidRPr="00C95FCB" w:rsidRDefault="004B4F87" w:rsidP="00614D80">
      <w:pPr>
        <w:rPr>
          <w:rFonts w:asciiTheme="majorBidi" w:hAnsiTheme="majorBidi" w:cstheme="majorBidi"/>
          <w:sz w:val="24"/>
          <w:szCs w:val="24"/>
        </w:rPr>
      </w:pPr>
    </w:p>
    <w:p w14:paraId="4E1D0C53" w14:textId="77777777" w:rsidR="004B4F87" w:rsidRPr="00C95FCB" w:rsidRDefault="004B4F87" w:rsidP="00614D80">
      <w:pPr>
        <w:rPr>
          <w:rFonts w:asciiTheme="majorBidi" w:hAnsiTheme="majorBidi" w:cstheme="majorBidi"/>
          <w:sz w:val="24"/>
          <w:szCs w:val="24"/>
        </w:rPr>
      </w:pPr>
    </w:p>
    <w:p w14:paraId="4B6EB880" w14:textId="77777777" w:rsidR="004B4F87" w:rsidRPr="00C95FCB" w:rsidRDefault="004B4F87" w:rsidP="00614D80">
      <w:pPr>
        <w:rPr>
          <w:rFonts w:asciiTheme="majorBidi" w:hAnsiTheme="majorBidi" w:cstheme="majorBidi"/>
          <w:sz w:val="24"/>
          <w:szCs w:val="24"/>
        </w:rPr>
      </w:pPr>
    </w:p>
    <w:p w14:paraId="71A8D300" w14:textId="77777777" w:rsidR="004B4F87" w:rsidRPr="00C95FCB" w:rsidRDefault="004B4F87" w:rsidP="00614D80">
      <w:pPr>
        <w:rPr>
          <w:rFonts w:asciiTheme="majorBidi" w:hAnsiTheme="majorBidi" w:cstheme="majorBidi"/>
          <w:sz w:val="24"/>
          <w:szCs w:val="24"/>
        </w:rPr>
      </w:pPr>
    </w:p>
    <w:p w14:paraId="74B3924B" w14:textId="77777777" w:rsidR="004B4F87" w:rsidRPr="00C95FCB" w:rsidRDefault="004B4F87" w:rsidP="00614D80">
      <w:pPr>
        <w:rPr>
          <w:rFonts w:asciiTheme="majorBidi" w:hAnsiTheme="majorBidi" w:cstheme="majorBidi"/>
          <w:sz w:val="24"/>
          <w:szCs w:val="24"/>
        </w:rPr>
      </w:pPr>
    </w:p>
    <w:p w14:paraId="28004BA5" w14:textId="77777777" w:rsidR="004B4F87" w:rsidRPr="00C95FCB" w:rsidRDefault="004B4F87" w:rsidP="00614D80">
      <w:pPr>
        <w:rPr>
          <w:rFonts w:asciiTheme="majorBidi" w:hAnsiTheme="majorBidi" w:cstheme="majorBidi"/>
          <w:sz w:val="24"/>
          <w:szCs w:val="24"/>
        </w:rPr>
      </w:pPr>
    </w:p>
    <w:p w14:paraId="2E62D149" w14:textId="77777777" w:rsidR="004B4F87" w:rsidRPr="00C95FCB" w:rsidRDefault="004B4F87" w:rsidP="00614D80">
      <w:pPr>
        <w:rPr>
          <w:rFonts w:asciiTheme="majorBidi" w:hAnsiTheme="majorBidi" w:cstheme="majorBidi"/>
          <w:sz w:val="24"/>
          <w:szCs w:val="24"/>
        </w:rPr>
      </w:pPr>
    </w:p>
    <w:p w14:paraId="200396EB" w14:textId="77777777" w:rsidR="004B4F87" w:rsidRPr="00C95FCB" w:rsidRDefault="004B4F87" w:rsidP="00614D80">
      <w:pPr>
        <w:rPr>
          <w:rFonts w:asciiTheme="majorBidi" w:hAnsiTheme="majorBidi" w:cstheme="majorBidi"/>
          <w:sz w:val="24"/>
          <w:szCs w:val="24"/>
        </w:rPr>
      </w:pPr>
    </w:p>
    <w:p w14:paraId="44C16E18" w14:textId="77777777" w:rsidR="004B4F87" w:rsidRPr="00C95FCB" w:rsidRDefault="004B4F87" w:rsidP="00614D80">
      <w:pPr>
        <w:rPr>
          <w:rFonts w:asciiTheme="majorBidi" w:hAnsiTheme="majorBidi" w:cstheme="majorBidi"/>
          <w:sz w:val="24"/>
          <w:szCs w:val="24"/>
        </w:rPr>
      </w:pPr>
    </w:p>
    <w:p w14:paraId="4BA95573" w14:textId="77777777" w:rsidR="004B4F87" w:rsidRPr="00C95FCB" w:rsidRDefault="004B4F87" w:rsidP="00614D80">
      <w:pPr>
        <w:rPr>
          <w:rFonts w:asciiTheme="majorBidi" w:hAnsiTheme="majorBidi" w:cstheme="majorBidi"/>
          <w:sz w:val="24"/>
          <w:szCs w:val="24"/>
        </w:rPr>
      </w:pPr>
    </w:p>
    <w:p w14:paraId="3A40089A" w14:textId="77777777" w:rsidR="004B4F87" w:rsidRPr="00C95FCB" w:rsidRDefault="004B4F87" w:rsidP="00614D80">
      <w:pPr>
        <w:rPr>
          <w:rFonts w:asciiTheme="majorBidi" w:hAnsiTheme="majorBidi" w:cstheme="majorBidi"/>
          <w:sz w:val="24"/>
          <w:szCs w:val="24"/>
        </w:rPr>
      </w:pPr>
    </w:p>
    <w:p w14:paraId="4596BE08" w14:textId="77777777" w:rsidR="004B4F87" w:rsidRPr="00C95FCB" w:rsidRDefault="004B4F87" w:rsidP="00614D80">
      <w:pPr>
        <w:rPr>
          <w:rFonts w:asciiTheme="majorBidi" w:hAnsiTheme="majorBidi" w:cstheme="majorBidi"/>
          <w:sz w:val="24"/>
          <w:szCs w:val="24"/>
        </w:rPr>
      </w:pPr>
    </w:p>
    <w:p w14:paraId="43051AB0" w14:textId="77777777" w:rsidR="004B4F87" w:rsidRPr="00C95FCB" w:rsidRDefault="00022C2D" w:rsidP="00483DBB">
      <w:pPr>
        <w:jc w:val="both"/>
        <w:rPr>
          <w:rFonts w:asciiTheme="majorBidi" w:hAnsiTheme="majorBidi" w:cstheme="majorBidi"/>
          <w:sz w:val="24"/>
          <w:szCs w:val="24"/>
        </w:rPr>
      </w:pPr>
      <w:r w:rsidRPr="00C95FCB">
        <w:rPr>
          <w:rFonts w:asciiTheme="majorBidi" w:hAnsiTheme="majorBidi" w:cstheme="majorBidi"/>
          <w:sz w:val="24"/>
          <w:szCs w:val="24"/>
        </w:rPr>
        <w:t>Method:</w:t>
      </w:r>
    </w:p>
    <w:p w14:paraId="35DDAD5A" w14:textId="092FEE6D" w:rsidR="00022C2D" w:rsidRPr="00C95FCB" w:rsidRDefault="00022C2D" w:rsidP="00C87A21">
      <w:pPr>
        <w:jc w:val="both"/>
        <w:rPr>
          <w:rFonts w:asciiTheme="majorBidi" w:hAnsiTheme="majorBidi" w:cstheme="majorBidi"/>
          <w:sz w:val="24"/>
          <w:szCs w:val="24"/>
        </w:rPr>
      </w:pPr>
      <w:r w:rsidRPr="00C95FCB">
        <w:rPr>
          <w:rFonts w:asciiTheme="majorBidi" w:hAnsiTheme="majorBidi" w:cstheme="majorBidi"/>
          <w:sz w:val="24"/>
          <w:szCs w:val="24"/>
        </w:rPr>
        <w:t xml:space="preserve">The </w:t>
      </w:r>
      <w:r w:rsidR="00952284" w:rsidRPr="00C95FCB">
        <w:rPr>
          <w:rFonts w:asciiTheme="majorBidi" w:hAnsiTheme="majorBidi" w:cstheme="majorBidi"/>
          <w:sz w:val="24"/>
          <w:szCs w:val="24"/>
        </w:rPr>
        <w:t xml:space="preserve">advection </w:t>
      </w:r>
      <w:r w:rsidRPr="00C95FCB">
        <w:rPr>
          <w:rFonts w:asciiTheme="majorBidi" w:hAnsiTheme="majorBidi" w:cstheme="majorBidi"/>
          <w:sz w:val="24"/>
          <w:szCs w:val="24"/>
        </w:rPr>
        <w:t xml:space="preserve">method is </w:t>
      </w:r>
      <w:r w:rsidR="00952284" w:rsidRPr="00C95FCB">
        <w:rPr>
          <w:rFonts w:asciiTheme="majorBidi" w:hAnsiTheme="majorBidi" w:cstheme="majorBidi"/>
          <w:sz w:val="24"/>
          <w:szCs w:val="24"/>
        </w:rPr>
        <w:t>almost like TPW-MIMIC (</w:t>
      </w:r>
      <w:proofErr w:type="spellStart"/>
      <w:ins w:id="194" w:author="Brian Mapes" w:date="2018-06-18T23:26:00Z">
        <w:r w:rsidR="000F4D6E">
          <w:rPr>
            <w:rFonts w:asciiTheme="majorBidi" w:hAnsiTheme="majorBidi" w:cstheme="majorBidi"/>
            <w:sz w:val="24"/>
            <w:szCs w:val="24"/>
          </w:rPr>
          <w:t>W</w:t>
        </w:r>
      </w:ins>
      <w:del w:id="195" w:author="Brian Mapes" w:date="2018-06-18T23:26:00Z">
        <w:r w:rsidR="00895924" w:rsidDel="000F4D6E">
          <w:rPr>
            <w:rFonts w:asciiTheme="majorBidi" w:hAnsiTheme="majorBidi" w:cstheme="majorBidi"/>
            <w:sz w:val="24"/>
            <w:szCs w:val="24"/>
          </w:rPr>
          <w:delText>w</w:delText>
        </w:r>
      </w:del>
      <w:r w:rsidR="00895924">
        <w:rPr>
          <w:rFonts w:asciiTheme="majorBidi" w:hAnsiTheme="majorBidi" w:cstheme="majorBidi"/>
          <w:sz w:val="24"/>
          <w:szCs w:val="24"/>
        </w:rPr>
        <w:t>immers</w:t>
      </w:r>
      <w:proofErr w:type="spellEnd"/>
      <w:r w:rsidR="00895924">
        <w:rPr>
          <w:rFonts w:asciiTheme="majorBidi" w:hAnsiTheme="majorBidi" w:cstheme="majorBidi"/>
          <w:sz w:val="24"/>
          <w:szCs w:val="24"/>
        </w:rPr>
        <w:t xml:space="preserve"> and </w:t>
      </w:r>
      <w:proofErr w:type="spellStart"/>
      <w:r w:rsidR="00895924">
        <w:rPr>
          <w:rFonts w:asciiTheme="majorBidi" w:hAnsiTheme="majorBidi" w:cstheme="majorBidi"/>
          <w:sz w:val="24"/>
          <w:szCs w:val="24"/>
        </w:rPr>
        <w:t>Velden</w:t>
      </w:r>
      <w:proofErr w:type="spellEnd"/>
      <w:r w:rsidR="00895924">
        <w:rPr>
          <w:rFonts w:asciiTheme="majorBidi" w:hAnsiTheme="majorBidi" w:cstheme="majorBidi"/>
          <w:sz w:val="24"/>
          <w:szCs w:val="24"/>
        </w:rPr>
        <w:t xml:space="preserve"> 2010</w:t>
      </w:r>
      <w:r w:rsidR="00952284" w:rsidRPr="00C95FCB">
        <w:rPr>
          <w:rFonts w:asciiTheme="majorBidi" w:hAnsiTheme="majorBidi" w:cstheme="majorBidi"/>
          <w:sz w:val="24"/>
          <w:szCs w:val="24"/>
        </w:rPr>
        <w:t>) but the</w:t>
      </w:r>
      <w:r w:rsidRPr="00C95FCB">
        <w:rPr>
          <w:rFonts w:asciiTheme="majorBidi" w:hAnsiTheme="majorBidi" w:cstheme="majorBidi"/>
          <w:sz w:val="24"/>
          <w:szCs w:val="24"/>
        </w:rPr>
        <w:t xml:space="preserve"> algorithm</w:t>
      </w:r>
      <w:r w:rsidR="00952284" w:rsidRPr="00C95FCB">
        <w:rPr>
          <w:rFonts w:asciiTheme="majorBidi" w:hAnsiTheme="majorBidi" w:cstheme="majorBidi"/>
          <w:sz w:val="24"/>
          <w:szCs w:val="24"/>
        </w:rPr>
        <w:t xml:space="preserve"> is manipulated to </w:t>
      </w:r>
      <w:proofErr w:type="gramStart"/>
      <w:r w:rsidR="00952284" w:rsidRPr="00C95FCB">
        <w:rPr>
          <w:rFonts w:asciiTheme="majorBidi" w:hAnsiTheme="majorBidi" w:cstheme="majorBidi"/>
          <w:sz w:val="24"/>
          <w:szCs w:val="24"/>
        </w:rPr>
        <w:t>adopt</w:t>
      </w:r>
      <w:proofErr w:type="gramEnd"/>
      <w:r w:rsidR="00952284" w:rsidRPr="00C95FCB">
        <w:rPr>
          <w:rFonts w:asciiTheme="majorBidi" w:hAnsiTheme="majorBidi" w:cstheme="majorBidi"/>
          <w:sz w:val="24"/>
          <w:szCs w:val="24"/>
        </w:rPr>
        <w:t xml:space="preserve"> to our goal</w:t>
      </w:r>
      <w:r w:rsidRPr="00C95FCB">
        <w:rPr>
          <w:rFonts w:asciiTheme="majorBidi" w:hAnsiTheme="majorBidi" w:cstheme="majorBidi"/>
          <w:sz w:val="24"/>
          <w:szCs w:val="24"/>
        </w:rPr>
        <w:t>. The used tracer in this study is Relative Humidity</w:t>
      </w:r>
      <w:ins w:id="196" w:author="Brian Mapes" w:date="2018-06-18T23:26:00Z">
        <w:r w:rsidR="000F4D6E">
          <w:rPr>
            <w:rFonts w:asciiTheme="majorBidi" w:hAnsiTheme="majorBidi" w:cstheme="majorBidi"/>
            <w:sz w:val="24"/>
            <w:szCs w:val="24"/>
          </w:rPr>
          <w:t>, since saturation humidity is almost constant in horizontal space and time within the tropics</w:t>
        </w:r>
      </w:ins>
      <w:r w:rsidR="00C87A21">
        <w:rPr>
          <w:rFonts w:asciiTheme="majorBidi" w:hAnsiTheme="majorBidi" w:cstheme="majorBidi"/>
          <w:sz w:val="24"/>
          <w:szCs w:val="24"/>
        </w:rPr>
        <w:t>.</w:t>
      </w:r>
      <w:r w:rsidRPr="00C95FCB">
        <w:rPr>
          <w:rFonts w:asciiTheme="majorBidi" w:hAnsiTheme="majorBidi" w:cstheme="majorBidi"/>
          <w:sz w:val="24"/>
          <w:szCs w:val="24"/>
        </w:rPr>
        <w:t xml:space="preserve"> </w:t>
      </w:r>
      <w:r w:rsidR="00C87A21">
        <w:rPr>
          <w:rFonts w:asciiTheme="majorBidi" w:hAnsiTheme="majorBidi" w:cstheme="majorBidi"/>
          <w:sz w:val="24"/>
          <w:szCs w:val="24"/>
        </w:rPr>
        <w:t xml:space="preserve">In </w:t>
      </w:r>
      <w:r w:rsidR="00952284" w:rsidRPr="00C95FCB">
        <w:rPr>
          <w:rFonts w:asciiTheme="majorBidi" w:hAnsiTheme="majorBidi" w:cstheme="majorBidi"/>
          <w:sz w:val="24"/>
          <w:szCs w:val="24"/>
        </w:rPr>
        <w:t>the MIMIC it is</w:t>
      </w:r>
      <w:r w:rsidRPr="00C95FCB">
        <w:rPr>
          <w:rFonts w:asciiTheme="majorBidi" w:hAnsiTheme="majorBidi" w:cstheme="majorBidi"/>
          <w:sz w:val="24"/>
          <w:szCs w:val="24"/>
        </w:rPr>
        <w:t xml:space="preserve"> assume</w:t>
      </w:r>
      <w:r w:rsidR="00952284" w:rsidRPr="00C95FCB">
        <w:rPr>
          <w:rFonts w:asciiTheme="majorBidi" w:hAnsiTheme="majorBidi" w:cstheme="majorBidi"/>
          <w:sz w:val="24"/>
          <w:szCs w:val="24"/>
        </w:rPr>
        <w:t xml:space="preserve">d that the tracer </w:t>
      </w:r>
      <w:r w:rsidR="003A2461" w:rsidRPr="00C95FCB">
        <w:rPr>
          <w:rFonts w:asciiTheme="majorBidi" w:hAnsiTheme="majorBidi" w:cstheme="majorBidi"/>
          <w:sz w:val="24"/>
          <w:szCs w:val="24"/>
        </w:rPr>
        <w:t xml:space="preserve">pattern </w:t>
      </w:r>
      <w:r w:rsidRPr="00C95FCB">
        <w:rPr>
          <w:rFonts w:asciiTheme="majorBidi" w:hAnsiTheme="majorBidi" w:cstheme="majorBidi"/>
          <w:sz w:val="24"/>
          <w:szCs w:val="24"/>
        </w:rPr>
        <w:t>evolution relie</w:t>
      </w:r>
      <w:r w:rsidR="003A2461" w:rsidRPr="00C95FCB">
        <w:rPr>
          <w:rFonts w:asciiTheme="majorBidi" w:hAnsiTheme="majorBidi" w:cstheme="majorBidi"/>
          <w:sz w:val="24"/>
          <w:szCs w:val="24"/>
        </w:rPr>
        <w:t xml:space="preserve">s solely on </w:t>
      </w:r>
      <w:ins w:id="197" w:author="Brian Mapes" w:date="2018-06-18T23:26:00Z">
        <w:r w:rsidR="00CA05D7">
          <w:rPr>
            <w:rFonts w:asciiTheme="majorBidi" w:hAnsiTheme="majorBidi" w:cstheme="majorBidi"/>
            <w:sz w:val="24"/>
            <w:szCs w:val="24"/>
          </w:rPr>
          <w:t xml:space="preserve">advection by the </w:t>
        </w:r>
      </w:ins>
      <w:del w:id="198" w:author="Brian Mapes" w:date="2018-06-18T23:27:00Z">
        <w:r w:rsidR="003A2461" w:rsidRPr="00C95FCB" w:rsidDel="00CA05D7">
          <w:rPr>
            <w:rFonts w:asciiTheme="majorBidi" w:hAnsiTheme="majorBidi" w:cstheme="majorBidi"/>
            <w:sz w:val="24"/>
            <w:szCs w:val="24"/>
          </w:rPr>
          <w:delText xml:space="preserve">background </w:delText>
        </w:r>
      </w:del>
      <w:r w:rsidR="003A2461" w:rsidRPr="00C95FCB">
        <w:rPr>
          <w:rFonts w:asciiTheme="majorBidi" w:hAnsiTheme="majorBidi" w:cstheme="majorBidi"/>
          <w:sz w:val="24"/>
          <w:szCs w:val="24"/>
        </w:rPr>
        <w:t xml:space="preserve">wind </w:t>
      </w:r>
      <w:r w:rsidRPr="00C95FCB">
        <w:rPr>
          <w:rFonts w:asciiTheme="majorBidi" w:hAnsiTheme="majorBidi" w:cstheme="majorBidi"/>
          <w:sz w:val="24"/>
          <w:szCs w:val="24"/>
        </w:rPr>
        <w:t xml:space="preserve">between two consequent </w:t>
      </w:r>
      <w:proofErr w:type="gramStart"/>
      <w:r w:rsidRPr="00C95FCB">
        <w:rPr>
          <w:rFonts w:asciiTheme="majorBidi" w:hAnsiTheme="majorBidi" w:cstheme="majorBidi"/>
          <w:sz w:val="24"/>
          <w:szCs w:val="24"/>
        </w:rPr>
        <w:t>observation</w:t>
      </w:r>
      <w:proofErr w:type="gramEnd"/>
      <w:r w:rsidRPr="00C95FCB">
        <w:rPr>
          <w:rFonts w:asciiTheme="majorBidi" w:hAnsiTheme="majorBidi" w:cstheme="majorBidi"/>
          <w:sz w:val="24"/>
          <w:szCs w:val="24"/>
        </w:rPr>
        <w:t xml:space="preserve"> and no other thing affects it. The set of </w:t>
      </w:r>
      <w:r w:rsidR="00952284" w:rsidRPr="00C95FCB">
        <w:rPr>
          <w:rFonts w:asciiTheme="majorBidi" w:hAnsiTheme="majorBidi" w:cstheme="majorBidi"/>
          <w:sz w:val="24"/>
          <w:szCs w:val="24"/>
        </w:rPr>
        <w:t xml:space="preserve">SAPHIR scans through time during one </w:t>
      </w:r>
      <w:r w:rsidRPr="00C95FCB">
        <w:rPr>
          <w:rFonts w:asciiTheme="majorBidi" w:hAnsiTheme="majorBidi" w:cstheme="majorBidi"/>
          <w:sz w:val="24"/>
          <w:szCs w:val="24"/>
        </w:rPr>
        <w:t xml:space="preserve">orbit of the satellite will be </w:t>
      </w:r>
      <w:r w:rsidR="00C87A21" w:rsidRPr="00C95FCB">
        <w:rPr>
          <w:rFonts w:asciiTheme="majorBidi" w:hAnsiTheme="majorBidi" w:cstheme="majorBidi"/>
          <w:sz w:val="24"/>
          <w:szCs w:val="24"/>
        </w:rPr>
        <w:t>referred</w:t>
      </w:r>
      <w:r w:rsidR="00C87A21">
        <w:rPr>
          <w:rFonts w:asciiTheme="majorBidi" w:hAnsiTheme="majorBidi" w:cstheme="majorBidi"/>
          <w:sz w:val="24"/>
          <w:szCs w:val="24"/>
        </w:rPr>
        <w:t xml:space="preserve"> as a “swath” here</w:t>
      </w:r>
      <w:r w:rsidR="00C87A21" w:rsidRPr="00C95FCB">
        <w:rPr>
          <w:rFonts w:asciiTheme="majorBidi" w:hAnsiTheme="majorBidi" w:cstheme="majorBidi"/>
          <w:sz w:val="24"/>
          <w:szCs w:val="24"/>
        </w:rPr>
        <w:t xml:space="preserve">after. </w:t>
      </w:r>
      <w:proofErr w:type="gramStart"/>
      <w:r w:rsidR="00C87A21" w:rsidRPr="00C95FCB">
        <w:rPr>
          <w:rFonts w:asciiTheme="majorBidi" w:hAnsiTheme="majorBidi" w:cstheme="majorBidi"/>
          <w:sz w:val="24"/>
          <w:szCs w:val="24"/>
        </w:rPr>
        <w:t>Figure</w:t>
      </w:r>
      <w:r w:rsidR="00952284" w:rsidRPr="00C95FCB">
        <w:rPr>
          <w:rFonts w:asciiTheme="majorBidi" w:hAnsiTheme="majorBidi" w:cstheme="majorBidi"/>
          <w:sz w:val="24"/>
          <w:szCs w:val="24"/>
        </w:rPr>
        <w:t xml:space="preserve"> ..</w:t>
      </w:r>
      <w:proofErr w:type="gramEnd"/>
      <w:r w:rsidR="00952284" w:rsidRPr="00C95FCB">
        <w:rPr>
          <w:rFonts w:asciiTheme="majorBidi" w:hAnsiTheme="majorBidi" w:cstheme="majorBidi"/>
          <w:sz w:val="24"/>
          <w:szCs w:val="24"/>
        </w:rPr>
        <w:t xml:space="preserve"> </w:t>
      </w:r>
      <w:proofErr w:type="gramStart"/>
      <w:r w:rsidR="00952284" w:rsidRPr="00C95FCB">
        <w:rPr>
          <w:rFonts w:asciiTheme="majorBidi" w:hAnsiTheme="majorBidi" w:cstheme="majorBidi"/>
          <w:sz w:val="24"/>
          <w:szCs w:val="24"/>
        </w:rPr>
        <w:t>sh</w:t>
      </w:r>
      <w:r w:rsidR="003A2461" w:rsidRPr="00C95FCB">
        <w:rPr>
          <w:rFonts w:asciiTheme="majorBidi" w:hAnsiTheme="majorBidi" w:cstheme="majorBidi"/>
          <w:sz w:val="24"/>
          <w:szCs w:val="24"/>
        </w:rPr>
        <w:t>ows</w:t>
      </w:r>
      <w:proofErr w:type="gramEnd"/>
      <w:r w:rsidR="003A2461" w:rsidRPr="00C95FCB">
        <w:rPr>
          <w:rFonts w:asciiTheme="majorBidi" w:hAnsiTheme="majorBidi" w:cstheme="majorBidi"/>
          <w:sz w:val="24"/>
          <w:szCs w:val="24"/>
        </w:rPr>
        <w:t xml:space="preserve"> a simple swath of the SAPHIR .</w:t>
      </w:r>
      <w:r w:rsidR="00AF45B3" w:rsidRPr="00C95FCB">
        <w:rPr>
          <w:rFonts w:asciiTheme="majorBidi" w:hAnsiTheme="majorBidi" w:cstheme="majorBidi"/>
          <w:sz w:val="24"/>
          <w:szCs w:val="24"/>
        </w:rPr>
        <w:t xml:space="preserve"> Each sw</w:t>
      </w:r>
      <w:r w:rsidR="00C87A21">
        <w:rPr>
          <w:rFonts w:asciiTheme="majorBidi" w:hAnsiTheme="majorBidi" w:cstheme="majorBidi"/>
          <w:sz w:val="24"/>
          <w:szCs w:val="24"/>
        </w:rPr>
        <w:t>a</w:t>
      </w:r>
      <w:r w:rsidR="00AF45B3" w:rsidRPr="00C95FCB">
        <w:rPr>
          <w:rFonts w:asciiTheme="majorBidi" w:hAnsiTheme="majorBidi" w:cstheme="majorBidi"/>
          <w:sz w:val="24"/>
          <w:szCs w:val="24"/>
        </w:rPr>
        <w:t>th file has about 1400</w:t>
      </w:r>
      <w:ins w:id="199" w:author="Brian Mapes" w:date="2018-06-18T23:27:00Z">
        <w:r w:rsidR="00CA05D7">
          <w:rPr>
            <w:rFonts w:asciiTheme="majorBidi" w:hAnsiTheme="majorBidi" w:cstheme="majorBidi"/>
            <w:sz w:val="24"/>
            <w:szCs w:val="24"/>
          </w:rPr>
          <w:t xml:space="preserve"> </w:t>
        </w:r>
      </w:ins>
      <w:r w:rsidR="00C87A21">
        <w:rPr>
          <w:rFonts w:asciiTheme="majorBidi" w:hAnsiTheme="majorBidi" w:cstheme="majorBidi"/>
          <w:sz w:val="24"/>
          <w:szCs w:val="24"/>
        </w:rPr>
        <w:t>(it could be 100-200 more or less)</w:t>
      </w:r>
      <w:r w:rsidR="00AF45B3" w:rsidRPr="00C95FCB">
        <w:rPr>
          <w:rFonts w:asciiTheme="majorBidi" w:hAnsiTheme="majorBidi" w:cstheme="majorBidi"/>
          <w:sz w:val="24"/>
          <w:szCs w:val="24"/>
        </w:rPr>
        <w:t xml:space="preserve"> scans across the </w:t>
      </w:r>
      <w:proofErr w:type="spellStart"/>
      <w:r w:rsidR="00AF45B3" w:rsidRPr="00C95FCB">
        <w:rPr>
          <w:rFonts w:asciiTheme="majorBidi" w:hAnsiTheme="majorBidi" w:cstheme="majorBidi"/>
          <w:sz w:val="24"/>
          <w:szCs w:val="24"/>
        </w:rPr>
        <w:t>longtitude</w:t>
      </w:r>
      <w:proofErr w:type="spellEnd"/>
      <w:r w:rsidR="00AF45B3" w:rsidRPr="00C95FCB">
        <w:rPr>
          <w:rFonts w:asciiTheme="majorBidi" w:hAnsiTheme="majorBidi" w:cstheme="majorBidi"/>
          <w:sz w:val="24"/>
          <w:szCs w:val="24"/>
        </w:rPr>
        <w:t xml:space="preserve"> each of them containing 130 footprints. </w:t>
      </w:r>
    </w:p>
    <w:p w14:paraId="14502041" w14:textId="77777777" w:rsidR="003A2461" w:rsidRPr="00C95FCB" w:rsidRDefault="0041583C" w:rsidP="00C87A21">
      <w:pPr>
        <w:jc w:val="both"/>
        <w:rPr>
          <w:rFonts w:asciiTheme="majorBidi" w:hAnsiTheme="majorBidi" w:cstheme="majorBidi"/>
          <w:sz w:val="24"/>
          <w:szCs w:val="24"/>
        </w:rPr>
      </w:pPr>
      <w:r w:rsidRPr="00C95FCB">
        <w:rPr>
          <w:rFonts w:asciiTheme="majorBidi" w:hAnsiTheme="majorBidi" w:cstheme="majorBidi"/>
          <w:sz w:val="24"/>
          <w:szCs w:val="24"/>
        </w:rPr>
        <w:t xml:space="preserve">The first step was to create two little codes </w:t>
      </w:r>
      <w:r w:rsidR="00F25755" w:rsidRPr="00C95FCB">
        <w:rPr>
          <w:rFonts w:asciiTheme="majorBidi" w:hAnsiTheme="majorBidi" w:cstheme="majorBidi"/>
          <w:sz w:val="24"/>
          <w:szCs w:val="24"/>
        </w:rPr>
        <w:t>in order to obtain</w:t>
      </w:r>
      <w:r w:rsidRPr="00C95FCB">
        <w:rPr>
          <w:rFonts w:asciiTheme="majorBidi" w:hAnsiTheme="majorBidi" w:cstheme="majorBidi"/>
          <w:sz w:val="24"/>
          <w:szCs w:val="24"/>
        </w:rPr>
        <w:t xml:space="preserve"> the MERRA wind reanalysis</w:t>
      </w:r>
      <w:r w:rsidR="00F25755" w:rsidRPr="00C95FCB">
        <w:rPr>
          <w:rFonts w:asciiTheme="majorBidi" w:hAnsiTheme="majorBidi" w:cstheme="majorBidi"/>
          <w:sz w:val="24"/>
          <w:szCs w:val="24"/>
        </w:rPr>
        <w:t xml:space="preserve"> available in </w:t>
      </w:r>
      <w:proofErr w:type="spellStart"/>
      <w:r w:rsidR="00F25755" w:rsidRPr="00C95FCB">
        <w:rPr>
          <w:rFonts w:asciiTheme="majorBidi" w:hAnsiTheme="majorBidi" w:cstheme="majorBidi"/>
          <w:sz w:val="24"/>
          <w:szCs w:val="24"/>
        </w:rPr>
        <w:t>netCDF</w:t>
      </w:r>
      <w:proofErr w:type="spellEnd"/>
      <w:r w:rsidR="00F25755" w:rsidRPr="00C95FCB">
        <w:rPr>
          <w:rFonts w:asciiTheme="majorBidi" w:hAnsiTheme="majorBidi" w:cstheme="majorBidi"/>
          <w:sz w:val="24"/>
          <w:szCs w:val="24"/>
        </w:rPr>
        <w:t xml:space="preserve"> format and </w:t>
      </w:r>
      <w:r w:rsidRPr="00C95FCB">
        <w:rPr>
          <w:rFonts w:asciiTheme="majorBidi" w:hAnsiTheme="majorBidi" w:cstheme="majorBidi"/>
          <w:sz w:val="24"/>
          <w:szCs w:val="24"/>
        </w:rPr>
        <w:t>SAPHIR data</w:t>
      </w:r>
      <w:r w:rsidR="00F25755" w:rsidRPr="00C95FCB">
        <w:rPr>
          <w:rFonts w:asciiTheme="majorBidi" w:hAnsiTheme="majorBidi" w:cstheme="majorBidi"/>
          <w:sz w:val="24"/>
          <w:szCs w:val="24"/>
        </w:rPr>
        <w:t xml:space="preserve"> with HDF5 format</w:t>
      </w:r>
      <w:r w:rsidRPr="00C95FCB">
        <w:rPr>
          <w:rFonts w:asciiTheme="majorBidi" w:hAnsiTheme="majorBidi" w:cstheme="majorBidi"/>
          <w:sz w:val="24"/>
          <w:szCs w:val="24"/>
        </w:rPr>
        <w:t xml:space="preserve"> relating to 500hpa layer</w:t>
      </w:r>
      <w:r w:rsidR="00F25755" w:rsidRPr="00C95FCB">
        <w:rPr>
          <w:rFonts w:asciiTheme="majorBidi" w:hAnsiTheme="majorBidi" w:cstheme="majorBidi"/>
          <w:sz w:val="24"/>
          <w:szCs w:val="24"/>
        </w:rPr>
        <w:t>. T</w:t>
      </w:r>
      <w:r w:rsidRPr="00C95FCB">
        <w:rPr>
          <w:rFonts w:asciiTheme="majorBidi" w:hAnsiTheme="majorBidi" w:cstheme="majorBidi"/>
          <w:sz w:val="24"/>
          <w:szCs w:val="24"/>
        </w:rPr>
        <w:t>hen attribute them desired format especially for time dimension, rendering them compatible for our program</w:t>
      </w:r>
      <w:r w:rsidR="00F25755" w:rsidRPr="00C95FCB">
        <w:rPr>
          <w:rFonts w:asciiTheme="majorBidi" w:hAnsiTheme="majorBidi" w:cstheme="majorBidi"/>
          <w:sz w:val="24"/>
          <w:szCs w:val="24"/>
        </w:rPr>
        <w:t xml:space="preserve"> and convert both in </w:t>
      </w:r>
      <w:proofErr w:type="spellStart"/>
      <w:r w:rsidR="00C87A21">
        <w:rPr>
          <w:rFonts w:asciiTheme="majorBidi" w:hAnsiTheme="majorBidi" w:cstheme="majorBidi"/>
          <w:sz w:val="24"/>
          <w:szCs w:val="24"/>
        </w:rPr>
        <w:t>M</w:t>
      </w:r>
      <w:r w:rsidR="00F25755" w:rsidRPr="00C95FCB">
        <w:rPr>
          <w:rFonts w:asciiTheme="majorBidi" w:hAnsiTheme="majorBidi" w:cstheme="majorBidi"/>
          <w:sz w:val="24"/>
          <w:szCs w:val="24"/>
        </w:rPr>
        <w:t>atlab</w:t>
      </w:r>
      <w:proofErr w:type="spellEnd"/>
      <w:r w:rsidR="00F25755" w:rsidRPr="00C95FCB">
        <w:rPr>
          <w:rFonts w:asciiTheme="majorBidi" w:hAnsiTheme="majorBidi" w:cstheme="majorBidi"/>
          <w:sz w:val="24"/>
          <w:szCs w:val="24"/>
        </w:rPr>
        <w:t xml:space="preserve"> format</w:t>
      </w:r>
      <w:r w:rsidRPr="00C95FCB">
        <w:rPr>
          <w:rFonts w:asciiTheme="majorBidi" w:hAnsiTheme="majorBidi" w:cstheme="majorBidi"/>
          <w:sz w:val="24"/>
          <w:szCs w:val="24"/>
        </w:rPr>
        <w:t>.</w:t>
      </w:r>
      <w:r w:rsidR="00F25755" w:rsidRPr="00C95FCB">
        <w:rPr>
          <w:rFonts w:asciiTheme="majorBidi" w:hAnsiTheme="majorBidi" w:cstheme="majorBidi"/>
          <w:sz w:val="24"/>
          <w:szCs w:val="24"/>
        </w:rPr>
        <w:t xml:space="preserve"> </w:t>
      </w:r>
    </w:p>
    <w:p w14:paraId="60F206D2" w14:textId="77777777" w:rsidR="00F25755" w:rsidRPr="00C95FCB" w:rsidRDefault="00F25755" w:rsidP="00483DBB">
      <w:pPr>
        <w:jc w:val="both"/>
        <w:rPr>
          <w:rFonts w:asciiTheme="majorBidi" w:hAnsiTheme="majorBidi" w:cstheme="majorBidi"/>
          <w:sz w:val="24"/>
          <w:szCs w:val="24"/>
        </w:rPr>
      </w:pPr>
      <w:r w:rsidRPr="00C95FCB">
        <w:rPr>
          <w:rFonts w:asciiTheme="majorBidi" w:hAnsiTheme="majorBidi" w:cstheme="majorBidi"/>
          <w:sz w:val="24"/>
          <w:szCs w:val="24"/>
        </w:rPr>
        <w:t xml:space="preserve">The whole program hereafter comprises two main </w:t>
      </w:r>
      <w:r w:rsidR="003F0270" w:rsidRPr="00C95FCB">
        <w:rPr>
          <w:rFonts w:asciiTheme="majorBidi" w:hAnsiTheme="majorBidi" w:cstheme="majorBidi"/>
          <w:sz w:val="24"/>
          <w:szCs w:val="24"/>
        </w:rPr>
        <w:t>process:</w:t>
      </w:r>
    </w:p>
    <w:p w14:paraId="3FFCA2BF" w14:textId="37E602E1" w:rsidR="003B1387" w:rsidRPr="00C95FCB" w:rsidRDefault="003B1387" w:rsidP="00483DBB">
      <w:pPr>
        <w:pStyle w:val="ListParagraph"/>
        <w:numPr>
          <w:ilvl w:val="0"/>
          <w:numId w:val="1"/>
        </w:numPr>
        <w:jc w:val="both"/>
        <w:rPr>
          <w:rFonts w:asciiTheme="majorBidi" w:hAnsiTheme="majorBidi" w:cstheme="majorBidi"/>
          <w:sz w:val="24"/>
          <w:szCs w:val="24"/>
          <w:lang w:bidi="fa-IR"/>
        </w:rPr>
      </w:pPr>
      <w:r w:rsidRPr="00C95FCB">
        <w:rPr>
          <w:rFonts w:asciiTheme="majorBidi" w:hAnsiTheme="majorBidi" w:cstheme="majorBidi"/>
          <w:sz w:val="24"/>
          <w:szCs w:val="24"/>
          <w:lang w:bidi="fa-IR"/>
        </w:rPr>
        <w:t xml:space="preserve">Creating “synth” files. These are the </w:t>
      </w:r>
      <w:proofErr w:type="spellStart"/>
      <w:r w:rsidRPr="00C95FCB">
        <w:rPr>
          <w:rFonts w:asciiTheme="majorBidi" w:hAnsiTheme="majorBidi" w:cstheme="majorBidi"/>
          <w:sz w:val="24"/>
          <w:szCs w:val="24"/>
          <w:lang w:bidi="fa-IR"/>
        </w:rPr>
        <w:t>backwarded</w:t>
      </w:r>
      <w:proofErr w:type="spellEnd"/>
      <w:r w:rsidRPr="00C95FCB">
        <w:rPr>
          <w:rFonts w:asciiTheme="majorBidi" w:hAnsiTheme="majorBidi" w:cstheme="majorBidi"/>
          <w:sz w:val="24"/>
          <w:szCs w:val="24"/>
          <w:lang w:bidi="fa-IR"/>
        </w:rPr>
        <w:t xml:space="preserve"> and forwarded swaths established from the observations</w:t>
      </w:r>
      <w:ins w:id="200" w:author="Brian Mapes" w:date="2018-06-18T23:27:00Z">
        <w:r w:rsidR="00AE23CE">
          <w:rPr>
            <w:rFonts w:asciiTheme="majorBidi" w:hAnsiTheme="majorBidi" w:cstheme="majorBidi"/>
            <w:sz w:val="24"/>
            <w:szCs w:val="24"/>
            <w:lang w:bidi="fa-IR"/>
          </w:rPr>
          <w:t>, using MERRA winds for time-to-space conversion of the position of each observed pixel under the</w:t>
        </w:r>
      </w:ins>
      <w:ins w:id="201" w:author="Brian Mapes" w:date="2018-06-18T23:28:00Z">
        <w:r w:rsidR="00AE23CE">
          <w:rPr>
            <w:rFonts w:asciiTheme="majorBidi" w:hAnsiTheme="majorBidi" w:cstheme="majorBidi"/>
            <w:sz w:val="24"/>
            <w:szCs w:val="24"/>
            <w:lang w:bidi="fa-IR"/>
          </w:rPr>
          <w:t xml:space="preserve"> </w:t>
        </w:r>
        <w:proofErr w:type="spellStart"/>
        <w:r w:rsidR="00AE23CE">
          <w:rPr>
            <w:rFonts w:asciiTheme="majorBidi" w:hAnsiTheme="majorBidi" w:cstheme="majorBidi"/>
            <w:sz w:val="24"/>
            <w:szCs w:val="24"/>
            <w:lang w:bidi="fa-IR"/>
          </w:rPr>
          <w:t>Lagrangian</w:t>
        </w:r>
      </w:ins>
      <w:proofErr w:type="spellEnd"/>
      <w:ins w:id="202" w:author="Brian Mapes" w:date="2018-06-18T23:27:00Z">
        <w:r w:rsidR="00AE23CE">
          <w:rPr>
            <w:rFonts w:asciiTheme="majorBidi" w:hAnsiTheme="majorBidi" w:cstheme="majorBidi"/>
            <w:sz w:val="24"/>
            <w:szCs w:val="24"/>
            <w:lang w:bidi="fa-IR"/>
          </w:rPr>
          <w:t xml:space="preserve"> conservation assumption. </w:t>
        </w:r>
      </w:ins>
      <w:del w:id="203" w:author="Brian Mapes" w:date="2018-06-18T23:27:00Z">
        <w:r w:rsidRPr="00C95FCB" w:rsidDel="00AE23CE">
          <w:rPr>
            <w:rFonts w:asciiTheme="majorBidi" w:hAnsiTheme="majorBidi" w:cstheme="majorBidi"/>
            <w:sz w:val="24"/>
            <w:szCs w:val="24"/>
            <w:lang w:bidi="fa-IR"/>
          </w:rPr>
          <w:delText>.</w:delText>
        </w:r>
      </w:del>
    </w:p>
    <w:p w14:paraId="59FC47E9" w14:textId="488A17C4" w:rsidR="003B1387" w:rsidRPr="00C95FCB" w:rsidRDefault="003B1387" w:rsidP="00483DBB">
      <w:pPr>
        <w:pStyle w:val="ListParagraph"/>
        <w:numPr>
          <w:ilvl w:val="0"/>
          <w:numId w:val="1"/>
        </w:numPr>
        <w:jc w:val="both"/>
        <w:rPr>
          <w:rFonts w:asciiTheme="majorBidi" w:hAnsiTheme="majorBidi" w:cstheme="majorBidi"/>
          <w:sz w:val="24"/>
          <w:szCs w:val="24"/>
          <w:lang w:bidi="fa-IR"/>
        </w:rPr>
      </w:pPr>
      <w:r w:rsidRPr="00C95FCB">
        <w:rPr>
          <w:rFonts w:asciiTheme="majorBidi" w:hAnsiTheme="majorBidi" w:cstheme="majorBidi"/>
          <w:sz w:val="24"/>
          <w:szCs w:val="24"/>
          <w:lang w:bidi="fa-IR"/>
        </w:rPr>
        <w:lastRenderedPageBreak/>
        <w:t xml:space="preserve">Use the synths files as input to make composite files </w:t>
      </w:r>
      <w:ins w:id="204" w:author="Brian Mapes" w:date="2018-06-18T23:28:00Z">
        <w:r w:rsidR="00100764">
          <w:rPr>
            <w:rFonts w:asciiTheme="majorBidi" w:hAnsiTheme="majorBidi" w:cstheme="majorBidi"/>
            <w:sz w:val="24"/>
            <w:szCs w:val="24"/>
            <w:lang w:bidi="fa-IR"/>
          </w:rPr>
          <w:t xml:space="preserve">from many orbits of the satellite, </w:t>
        </w:r>
      </w:ins>
      <w:r w:rsidRPr="00C95FCB">
        <w:rPr>
          <w:rFonts w:asciiTheme="majorBidi" w:hAnsiTheme="majorBidi" w:cstheme="majorBidi"/>
          <w:sz w:val="24"/>
          <w:szCs w:val="24"/>
          <w:lang w:bidi="fa-IR"/>
        </w:rPr>
        <w:t>an</w:t>
      </w:r>
      <w:r w:rsidR="00B01895" w:rsidRPr="00C95FCB">
        <w:rPr>
          <w:rFonts w:asciiTheme="majorBidi" w:hAnsiTheme="majorBidi" w:cstheme="majorBidi"/>
          <w:sz w:val="24"/>
          <w:szCs w:val="24"/>
          <w:lang w:bidi="fa-IR"/>
        </w:rPr>
        <w:t>d</w:t>
      </w:r>
      <w:r w:rsidRPr="00C95FCB">
        <w:rPr>
          <w:rFonts w:asciiTheme="majorBidi" w:hAnsiTheme="majorBidi" w:cstheme="majorBidi"/>
          <w:sz w:val="24"/>
          <w:szCs w:val="24"/>
          <w:lang w:bidi="fa-IR"/>
        </w:rPr>
        <w:t xml:space="preserve"> Analysis </w:t>
      </w:r>
      <w:r w:rsidR="00B01895" w:rsidRPr="00C95FCB">
        <w:rPr>
          <w:rFonts w:asciiTheme="majorBidi" w:hAnsiTheme="majorBidi" w:cstheme="majorBidi"/>
          <w:sz w:val="24"/>
          <w:szCs w:val="24"/>
          <w:lang w:bidi="fa-IR"/>
        </w:rPr>
        <w:t>Tendency</w:t>
      </w:r>
      <w:ins w:id="205" w:author="Brian Mapes" w:date="2018-06-18T23:28:00Z">
        <w:r w:rsidR="00100764">
          <w:rPr>
            <w:rFonts w:asciiTheme="majorBidi" w:hAnsiTheme="majorBidi" w:cstheme="majorBidi"/>
            <w:sz w:val="24"/>
            <w:szCs w:val="24"/>
            <w:lang w:bidi="fa-IR"/>
          </w:rPr>
          <w:t xml:space="preserve"> </w:t>
        </w:r>
      </w:ins>
      <w:r w:rsidR="00B01895" w:rsidRPr="00C95FCB">
        <w:rPr>
          <w:rFonts w:asciiTheme="majorBidi" w:hAnsiTheme="majorBidi" w:cstheme="majorBidi"/>
          <w:sz w:val="24"/>
          <w:szCs w:val="24"/>
          <w:lang w:bidi="fa-IR"/>
        </w:rPr>
        <w:t>(AT</w:t>
      </w:r>
      <w:proofErr w:type="gramStart"/>
      <w:r w:rsidR="00B01895" w:rsidRPr="00C95FCB">
        <w:rPr>
          <w:rFonts w:asciiTheme="majorBidi" w:hAnsiTheme="majorBidi" w:cstheme="majorBidi"/>
          <w:sz w:val="24"/>
          <w:szCs w:val="24"/>
          <w:lang w:bidi="fa-IR"/>
        </w:rPr>
        <w:t>)</w:t>
      </w:r>
      <w:ins w:id="206" w:author="Brian Mapes" w:date="2018-06-18T23:28:00Z">
        <w:r w:rsidR="00100764">
          <w:rPr>
            <w:rFonts w:asciiTheme="majorBidi" w:hAnsiTheme="majorBidi" w:cstheme="majorBidi"/>
            <w:sz w:val="24"/>
            <w:szCs w:val="24"/>
            <w:lang w:bidi="fa-IR"/>
          </w:rPr>
          <w:t xml:space="preserve"> which is the physical source</w:t>
        </w:r>
        <w:proofErr w:type="gramEnd"/>
        <w:r w:rsidR="00100764">
          <w:rPr>
            <w:rFonts w:asciiTheme="majorBidi" w:hAnsiTheme="majorBidi" w:cstheme="majorBidi"/>
            <w:sz w:val="24"/>
            <w:szCs w:val="24"/>
            <w:lang w:bidi="fa-IR"/>
          </w:rPr>
          <w:t xml:space="preserve"> and sink that reflects deviations from the </w:t>
        </w:r>
      </w:ins>
      <w:ins w:id="207" w:author="Brian Mapes" w:date="2018-06-18T23:29:00Z">
        <w:r w:rsidR="00100764">
          <w:rPr>
            <w:rFonts w:asciiTheme="majorBidi" w:hAnsiTheme="majorBidi" w:cstheme="majorBidi"/>
            <w:sz w:val="24"/>
            <w:szCs w:val="24"/>
            <w:lang w:bidi="fa-IR"/>
          </w:rPr>
          <w:t xml:space="preserve">MIMI procedure’s </w:t>
        </w:r>
      </w:ins>
      <w:ins w:id="208" w:author="Brian Mapes" w:date="2018-06-18T23:28:00Z">
        <w:r w:rsidR="00100764">
          <w:rPr>
            <w:rFonts w:asciiTheme="majorBidi" w:hAnsiTheme="majorBidi" w:cstheme="majorBidi"/>
            <w:sz w:val="24"/>
            <w:szCs w:val="24"/>
            <w:lang w:bidi="fa-IR"/>
          </w:rPr>
          <w:t xml:space="preserve">assumption of conservation. </w:t>
        </w:r>
      </w:ins>
    </w:p>
    <w:p w14:paraId="3E5F9D45" w14:textId="77777777" w:rsidR="003B1387" w:rsidRPr="00C95FCB" w:rsidRDefault="003B1387" w:rsidP="00483DBB">
      <w:pPr>
        <w:jc w:val="both"/>
        <w:rPr>
          <w:rFonts w:asciiTheme="majorBidi" w:hAnsiTheme="majorBidi" w:cstheme="majorBidi"/>
          <w:sz w:val="24"/>
          <w:szCs w:val="24"/>
          <w:lang w:bidi="fa-IR"/>
        </w:rPr>
      </w:pPr>
      <w:r w:rsidRPr="00C95FCB">
        <w:rPr>
          <w:rFonts w:asciiTheme="majorBidi" w:hAnsiTheme="majorBidi" w:cstheme="majorBidi"/>
          <w:sz w:val="24"/>
          <w:szCs w:val="24"/>
          <w:lang w:bidi="fa-IR"/>
        </w:rPr>
        <w:t>1-Creating “</w:t>
      </w:r>
      <w:proofErr w:type="spellStart"/>
      <w:r w:rsidRPr="00C95FCB">
        <w:rPr>
          <w:rFonts w:asciiTheme="majorBidi" w:hAnsiTheme="majorBidi" w:cstheme="majorBidi"/>
          <w:sz w:val="24"/>
          <w:szCs w:val="24"/>
          <w:lang w:bidi="fa-IR"/>
        </w:rPr>
        <w:t>synth”files</w:t>
      </w:r>
      <w:proofErr w:type="spellEnd"/>
    </w:p>
    <w:p w14:paraId="752141EB" w14:textId="5F9DD902" w:rsidR="006C5884" w:rsidRPr="00C95FCB" w:rsidRDefault="006C5884" w:rsidP="00483DBB">
      <w:pPr>
        <w:jc w:val="both"/>
        <w:rPr>
          <w:rFonts w:asciiTheme="majorBidi" w:hAnsiTheme="majorBidi" w:cstheme="majorBidi"/>
          <w:sz w:val="24"/>
          <w:szCs w:val="24"/>
          <w:lang w:bidi="fa-IR"/>
        </w:rPr>
      </w:pPr>
      <w:r w:rsidRPr="00C95FCB">
        <w:rPr>
          <w:rFonts w:asciiTheme="majorBidi" w:hAnsiTheme="majorBidi" w:cstheme="majorBidi"/>
          <w:sz w:val="24"/>
          <w:szCs w:val="24"/>
          <w:lang w:bidi="fa-IR"/>
        </w:rPr>
        <w:t xml:space="preserve">A </w:t>
      </w:r>
      <w:ins w:id="209" w:author="Brian Mapes" w:date="2018-06-18T23:29:00Z">
        <w:r w:rsidR="00547A92">
          <w:rPr>
            <w:rFonts w:asciiTheme="majorBidi" w:hAnsiTheme="majorBidi" w:cstheme="majorBidi"/>
            <w:sz w:val="24"/>
            <w:szCs w:val="24"/>
            <w:lang w:bidi="fa-IR"/>
          </w:rPr>
          <w:t xml:space="preserve">target or product </w:t>
        </w:r>
      </w:ins>
      <w:r w:rsidRPr="00C95FCB">
        <w:rPr>
          <w:rFonts w:asciiTheme="majorBidi" w:hAnsiTheme="majorBidi" w:cstheme="majorBidi"/>
          <w:sz w:val="24"/>
          <w:szCs w:val="24"/>
          <w:lang w:bidi="fa-IR"/>
        </w:rPr>
        <w:t>time</w:t>
      </w:r>
      <w:del w:id="210" w:author="Brian Mapes" w:date="2018-06-18T23:29:00Z">
        <w:r w:rsidRPr="00C95FCB" w:rsidDel="00547A92">
          <w:rPr>
            <w:rFonts w:asciiTheme="majorBidi" w:hAnsiTheme="majorBidi" w:cstheme="majorBidi"/>
            <w:sz w:val="24"/>
            <w:szCs w:val="24"/>
            <w:lang w:bidi="fa-IR"/>
          </w:rPr>
          <w:delText xml:space="preserve"> period</w:delText>
        </w:r>
      </w:del>
      <w:r w:rsidRPr="00C95FCB">
        <w:rPr>
          <w:rFonts w:asciiTheme="majorBidi" w:hAnsiTheme="majorBidi" w:cstheme="majorBidi"/>
          <w:sz w:val="24"/>
          <w:szCs w:val="24"/>
          <w:lang w:bidi="fa-IR"/>
        </w:rPr>
        <w:t>, a desired time step for our ta</w:t>
      </w:r>
      <w:ins w:id="211" w:author="Brian Mapes" w:date="2018-06-18T23:29:00Z">
        <w:r w:rsidR="00100764">
          <w:rPr>
            <w:rFonts w:asciiTheme="majorBidi" w:hAnsiTheme="majorBidi" w:cstheme="majorBidi"/>
            <w:sz w:val="24"/>
            <w:szCs w:val="24"/>
            <w:lang w:bidi="fa-IR"/>
          </w:rPr>
          <w:t>r</w:t>
        </w:r>
      </w:ins>
      <w:r w:rsidRPr="00C95FCB">
        <w:rPr>
          <w:rFonts w:asciiTheme="majorBidi" w:hAnsiTheme="majorBidi" w:cstheme="majorBidi"/>
          <w:sz w:val="24"/>
          <w:szCs w:val="24"/>
          <w:lang w:bidi="fa-IR"/>
        </w:rPr>
        <w:t xml:space="preserve">get product </w:t>
      </w:r>
      <w:del w:id="212" w:author="Brian Mapes" w:date="2018-06-18T23:30:00Z">
        <w:r w:rsidRPr="00C95FCB" w:rsidDel="00547A92">
          <w:rPr>
            <w:rFonts w:asciiTheme="majorBidi" w:hAnsiTheme="majorBidi" w:cstheme="majorBidi"/>
            <w:sz w:val="24"/>
            <w:szCs w:val="24"/>
            <w:lang w:bidi="fa-IR"/>
          </w:rPr>
          <w:delText>of synths and a spatial resolution</w:delText>
        </w:r>
      </w:del>
      <w:ins w:id="213" w:author="Brian Mapes" w:date="2018-06-18T23:30:00Z">
        <w:r w:rsidR="00547A92">
          <w:rPr>
            <w:rFonts w:asciiTheme="majorBidi" w:hAnsiTheme="majorBidi" w:cstheme="majorBidi"/>
            <w:sz w:val="24"/>
            <w:szCs w:val="24"/>
            <w:lang w:bidi="fa-IR"/>
          </w:rPr>
          <w:t>RH and AT,</w:t>
        </w:r>
      </w:ins>
      <w:r w:rsidRPr="00C95FCB">
        <w:rPr>
          <w:rFonts w:asciiTheme="majorBidi" w:hAnsiTheme="majorBidi" w:cstheme="majorBidi"/>
          <w:sz w:val="24"/>
          <w:szCs w:val="24"/>
          <w:lang w:bidi="fa-IR"/>
        </w:rPr>
        <w:t xml:space="preserve"> </w:t>
      </w:r>
      <w:del w:id="214" w:author="Brian Mapes" w:date="2018-06-18T23:30:00Z">
        <w:r w:rsidRPr="00C95FCB" w:rsidDel="00547A92">
          <w:rPr>
            <w:rFonts w:asciiTheme="majorBidi" w:hAnsiTheme="majorBidi" w:cstheme="majorBidi"/>
            <w:sz w:val="24"/>
            <w:szCs w:val="24"/>
            <w:lang w:bidi="fa-IR"/>
          </w:rPr>
          <w:delText>should be precised</w:delText>
        </w:r>
      </w:del>
      <w:ins w:id="215" w:author="Brian Mapes" w:date="2018-06-18T23:30:00Z">
        <w:r w:rsidR="00547A92">
          <w:rPr>
            <w:rFonts w:asciiTheme="majorBidi" w:hAnsiTheme="majorBidi" w:cstheme="majorBidi"/>
            <w:sz w:val="24"/>
            <w:szCs w:val="24"/>
            <w:lang w:bidi="fa-IR"/>
          </w:rPr>
          <w:t>is set arbitrarily to be each hour</w:t>
        </w:r>
      </w:ins>
      <w:r w:rsidR="00E71808" w:rsidRPr="00C95FCB">
        <w:rPr>
          <w:rFonts w:asciiTheme="majorBidi" w:hAnsiTheme="majorBidi" w:cstheme="majorBidi"/>
          <w:sz w:val="24"/>
          <w:szCs w:val="24"/>
          <w:lang w:bidi="fa-IR"/>
        </w:rPr>
        <w:t xml:space="preserve">. Here the development of the code started using a </w:t>
      </w:r>
      <w:proofErr w:type="gramStart"/>
      <w:r w:rsidR="00E71808" w:rsidRPr="00C95FCB">
        <w:rPr>
          <w:rFonts w:asciiTheme="majorBidi" w:hAnsiTheme="majorBidi" w:cstheme="majorBidi"/>
          <w:sz w:val="24"/>
          <w:szCs w:val="24"/>
          <w:lang w:bidi="fa-IR"/>
        </w:rPr>
        <w:t>one day</w:t>
      </w:r>
      <w:proofErr w:type="gramEnd"/>
      <w:r w:rsidR="00E71808" w:rsidRPr="00C95FCB">
        <w:rPr>
          <w:rFonts w:asciiTheme="majorBidi" w:hAnsiTheme="majorBidi" w:cstheme="majorBidi"/>
          <w:sz w:val="24"/>
          <w:szCs w:val="24"/>
          <w:lang w:bidi="fa-IR"/>
        </w:rPr>
        <w:t xml:space="preserve"> data set, then some adjustments were set to run it </w:t>
      </w:r>
      <w:del w:id="216" w:author="Brian Mapes" w:date="2018-06-18T23:30:00Z">
        <w:r w:rsidR="00E71808" w:rsidRPr="00C95FCB" w:rsidDel="00547A92">
          <w:rPr>
            <w:rFonts w:asciiTheme="majorBidi" w:hAnsiTheme="majorBidi" w:cstheme="majorBidi"/>
            <w:sz w:val="24"/>
            <w:szCs w:val="24"/>
            <w:lang w:bidi="fa-IR"/>
          </w:rPr>
          <w:delText xml:space="preserve">in </w:delText>
        </w:r>
      </w:del>
      <w:ins w:id="217" w:author="Brian Mapes" w:date="2018-06-18T23:30:00Z">
        <w:r w:rsidR="00547A92">
          <w:rPr>
            <w:rFonts w:asciiTheme="majorBidi" w:hAnsiTheme="majorBidi" w:cstheme="majorBidi"/>
            <w:sz w:val="24"/>
            <w:szCs w:val="24"/>
            <w:lang w:bidi="fa-IR"/>
          </w:rPr>
          <w:t>for</w:t>
        </w:r>
        <w:r w:rsidR="00547A92" w:rsidRPr="00C95FCB">
          <w:rPr>
            <w:rFonts w:asciiTheme="majorBidi" w:hAnsiTheme="majorBidi" w:cstheme="majorBidi"/>
            <w:sz w:val="24"/>
            <w:szCs w:val="24"/>
            <w:lang w:bidi="fa-IR"/>
          </w:rPr>
          <w:t xml:space="preserve"> </w:t>
        </w:r>
      </w:ins>
      <w:r w:rsidR="00E71808" w:rsidRPr="00C95FCB">
        <w:rPr>
          <w:rFonts w:asciiTheme="majorBidi" w:hAnsiTheme="majorBidi" w:cstheme="majorBidi"/>
          <w:sz w:val="24"/>
          <w:szCs w:val="24"/>
          <w:lang w:bidi="fa-IR"/>
        </w:rPr>
        <w:t xml:space="preserve">a </w:t>
      </w:r>
      <w:ins w:id="218" w:author="Brian Mapes" w:date="2018-06-18T23:30:00Z">
        <w:r w:rsidR="00547A92">
          <w:rPr>
            <w:rFonts w:asciiTheme="majorBidi" w:hAnsiTheme="majorBidi" w:cstheme="majorBidi"/>
            <w:sz w:val="24"/>
            <w:szCs w:val="24"/>
            <w:lang w:bidi="fa-IR"/>
          </w:rPr>
          <w:t>1-</w:t>
        </w:r>
      </w:ins>
      <w:r w:rsidR="00E71808" w:rsidRPr="00C95FCB">
        <w:rPr>
          <w:rFonts w:asciiTheme="majorBidi" w:hAnsiTheme="majorBidi" w:cstheme="majorBidi"/>
          <w:sz w:val="24"/>
          <w:szCs w:val="24"/>
          <w:lang w:bidi="fa-IR"/>
        </w:rPr>
        <w:t>we</w:t>
      </w:r>
      <w:ins w:id="219" w:author="Brian Mapes" w:date="2018-06-18T23:30:00Z">
        <w:r w:rsidR="00547A92">
          <w:rPr>
            <w:rFonts w:asciiTheme="majorBidi" w:hAnsiTheme="majorBidi" w:cstheme="majorBidi"/>
            <w:sz w:val="24"/>
            <w:szCs w:val="24"/>
            <w:lang w:bidi="fa-IR"/>
          </w:rPr>
          <w:t>e</w:t>
        </w:r>
      </w:ins>
      <w:del w:id="220" w:author="Brian Mapes" w:date="2018-06-18T23:30:00Z">
        <w:r w:rsidR="00E71808" w:rsidRPr="00C95FCB" w:rsidDel="00547A92">
          <w:rPr>
            <w:rFonts w:asciiTheme="majorBidi" w:hAnsiTheme="majorBidi" w:cstheme="majorBidi"/>
            <w:sz w:val="24"/>
            <w:szCs w:val="24"/>
            <w:lang w:bidi="fa-IR"/>
          </w:rPr>
          <w:delText>a</w:delText>
        </w:r>
      </w:del>
      <w:r w:rsidR="00E71808" w:rsidRPr="00C95FCB">
        <w:rPr>
          <w:rFonts w:asciiTheme="majorBidi" w:hAnsiTheme="majorBidi" w:cstheme="majorBidi"/>
          <w:sz w:val="24"/>
          <w:szCs w:val="24"/>
          <w:lang w:bidi="fa-IR"/>
        </w:rPr>
        <w:t xml:space="preserve">k time period. </w:t>
      </w:r>
      <w:r w:rsidRPr="00C95FCB">
        <w:rPr>
          <w:rFonts w:asciiTheme="majorBidi" w:hAnsiTheme="majorBidi" w:cstheme="majorBidi"/>
          <w:sz w:val="24"/>
          <w:szCs w:val="24"/>
          <w:lang w:bidi="fa-IR"/>
        </w:rPr>
        <w:t>A 0.5 degree and hourly</w:t>
      </w:r>
      <w:r w:rsidR="00EA521A" w:rsidRPr="00C95FCB">
        <w:rPr>
          <w:rFonts w:asciiTheme="majorBidi" w:hAnsiTheme="majorBidi" w:cstheme="majorBidi"/>
          <w:sz w:val="24"/>
          <w:szCs w:val="24"/>
          <w:lang w:bidi="fa-IR"/>
        </w:rPr>
        <w:t xml:space="preserve"> product</w:t>
      </w:r>
      <w:r w:rsidRPr="00C95FCB">
        <w:rPr>
          <w:rFonts w:asciiTheme="majorBidi" w:hAnsiTheme="majorBidi" w:cstheme="majorBidi"/>
          <w:sz w:val="24"/>
          <w:szCs w:val="24"/>
          <w:lang w:bidi="fa-IR"/>
        </w:rPr>
        <w:t xml:space="preserve"> is our desired </w:t>
      </w:r>
      <w:proofErr w:type="spellStart"/>
      <w:r w:rsidRPr="00C95FCB">
        <w:rPr>
          <w:rFonts w:asciiTheme="majorBidi" w:hAnsiTheme="majorBidi" w:cstheme="majorBidi"/>
          <w:sz w:val="24"/>
          <w:szCs w:val="24"/>
          <w:lang w:bidi="fa-IR"/>
        </w:rPr>
        <w:t>spatio</w:t>
      </w:r>
      <w:proofErr w:type="spellEnd"/>
      <w:r w:rsidRPr="00C95FCB">
        <w:rPr>
          <w:rFonts w:asciiTheme="majorBidi" w:hAnsiTheme="majorBidi" w:cstheme="majorBidi"/>
          <w:sz w:val="24"/>
          <w:szCs w:val="24"/>
          <w:lang w:bidi="fa-IR"/>
        </w:rPr>
        <w:t>-temporal</w:t>
      </w:r>
      <w:del w:id="221" w:author="Brian Mapes" w:date="2018-06-18T23:30:00Z">
        <w:r w:rsidRPr="00C95FCB" w:rsidDel="00CA7AC6">
          <w:rPr>
            <w:rFonts w:asciiTheme="majorBidi" w:hAnsiTheme="majorBidi" w:cstheme="majorBidi"/>
            <w:sz w:val="24"/>
            <w:szCs w:val="24"/>
            <w:lang w:bidi="fa-IR"/>
          </w:rPr>
          <w:delText>e</w:delText>
        </w:r>
      </w:del>
      <w:r w:rsidRPr="00C95FCB">
        <w:rPr>
          <w:rFonts w:asciiTheme="majorBidi" w:hAnsiTheme="majorBidi" w:cstheme="majorBidi"/>
          <w:sz w:val="24"/>
          <w:szCs w:val="24"/>
          <w:lang w:bidi="fa-IR"/>
        </w:rPr>
        <w:t xml:space="preserve"> </w:t>
      </w:r>
      <w:r w:rsidR="00EA521A" w:rsidRPr="00C95FCB">
        <w:rPr>
          <w:rFonts w:asciiTheme="majorBidi" w:hAnsiTheme="majorBidi" w:cstheme="majorBidi"/>
          <w:sz w:val="24"/>
          <w:szCs w:val="24"/>
          <w:lang w:bidi="fa-IR"/>
        </w:rPr>
        <w:t>resolution.</w:t>
      </w:r>
    </w:p>
    <w:p w14:paraId="17EADD1E" w14:textId="77777777" w:rsidR="00EA521A" w:rsidRPr="00C95FCB" w:rsidRDefault="00EA521A" w:rsidP="00483DBB">
      <w:pPr>
        <w:jc w:val="both"/>
        <w:rPr>
          <w:rFonts w:asciiTheme="majorBidi" w:hAnsiTheme="majorBidi" w:cstheme="majorBidi"/>
          <w:sz w:val="24"/>
          <w:szCs w:val="24"/>
          <w:lang w:bidi="fa-IR"/>
        </w:rPr>
      </w:pPr>
      <w:r w:rsidRPr="00C95FCB">
        <w:rPr>
          <w:rFonts w:asciiTheme="majorBidi" w:hAnsiTheme="majorBidi" w:cstheme="majorBidi"/>
          <w:sz w:val="24"/>
          <w:szCs w:val="24"/>
          <w:lang w:bidi="fa-IR"/>
        </w:rPr>
        <w:t xml:space="preserve">An hourly </w:t>
      </w:r>
      <w:proofErr w:type="gramStart"/>
      <w:r w:rsidRPr="00C95FCB">
        <w:rPr>
          <w:rFonts w:asciiTheme="majorBidi" w:hAnsiTheme="majorBidi" w:cstheme="majorBidi"/>
          <w:sz w:val="24"/>
          <w:szCs w:val="24"/>
          <w:lang w:bidi="fa-IR"/>
        </w:rPr>
        <w:t>time table</w:t>
      </w:r>
      <w:proofErr w:type="gramEnd"/>
      <w:r w:rsidRPr="00C95FCB">
        <w:rPr>
          <w:rFonts w:asciiTheme="majorBidi" w:hAnsiTheme="majorBidi" w:cstheme="majorBidi"/>
          <w:sz w:val="24"/>
          <w:szCs w:val="24"/>
          <w:lang w:bidi="fa-IR"/>
        </w:rPr>
        <w:t xml:space="preserve"> was created between first and last swath time plus 24 hour extrapolation. </w:t>
      </w:r>
      <w:r w:rsidR="00A00754" w:rsidRPr="00C95FCB">
        <w:rPr>
          <w:rFonts w:asciiTheme="majorBidi" w:hAnsiTheme="majorBidi" w:cstheme="majorBidi"/>
          <w:sz w:val="24"/>
          <w:szCs w:val="24"/>
          <w:lang w:bidi="fa-IR"/>
        </w:rPr>
        <w:t>Then wind</w:t>
      </w:r>
      <w:r w:rsidRPr="00C95FCB">
        <w:rPr>
          <w:rFonts w:asciiTheme="majorBidi" w:hAnsiTheme="majorBidi" w:cstheme="majorBidi"/>
          <w:sz w:val="24"/>
          <w:szCs w:val="24"/>
          <w:lang w:bidi="fa-IR"/>
        </w:rPr>
        <w:t xml:space="preserve"> data set times were </w:t>
      </w:r>
      <w:proofErr w:type="spellStart"/>
      <w:r w:rsidR="00A00754" w:rsidRPr="00C95FCB">
        <w:rPr>
          <w:rFonts w:asciiTheme="majorBidi" w:hAnsiTheme="majorBidi" w:cstheme="majorBidi"/>
          <w:sz w:val="24"/>
          <w:szCs w:val="24"/>
          <w:lang w:bidi="fa-IR"/>
        </w:rPr>
        <w:t>w</w:t>
      </w:r>
      <w:del w:id="222" w:author="Brian Mapes" w:date="2018-06-18T23:31:00Z">
        <w:r w:rsidR="00A00754" w:rsidRPr="00C95FCB" w:rsidDel="001C0991">
          <w:rPr>
            <w:rFonts w:asciiTheme="majorBidi" w:hAnsiTheme="majorBidi" w:cstheme="majorBidi"/>
            <w:sz w:val="24"/>
            <w:szCs w:val="24"/>
            <w:lang w:bidi="fa-IR"/>
          </w:rPr>
          <w:delText>h</w:delText>
        </w:r>
      </w:del>
      <w:r w:rsidR="00A00754" w:rsidRPr="00C95FCB">
        <w:rPr>
          <w:rFonts w:asciiTheme="majorBidi" w:hAnsiTheme="majorBidi" w:cstheme="majorBidi"/>
          <w:sz w:val="24"/>
          <w:szCs w:val="24"/>
          <w:lang w:bidi="fa-IR"/>
        </w:rPr>
        <w:t>eighte</w:t>
      </w:r>
      <w:del w:id="223" w:author="Brian Mapes" w:date="2018-06-18T23:31:00Z">
        <w:r w:rsidR="00A00754" w:rsidRPr="00C95FCB" w:rsidDel="001C0991">
          <w:rPr>
            <w:rFonts w:asciiTheme="majorBidi" w:hAnsiTheme="majorBidi" w:cstheme="majorBidi"/>
            <w:sz w:val="24"/>
            <w:szCs w:val="24"/>
            <w:lang w:bidi="fa-IR"/>
          </w:rPr>
          <w:delText>n</w:delText>
        </w:r>
      </w:del>
      <w:proofErr w:type="gramStart"/>
      <w:r w:rsidR="00A00754" w:rsidRPr="00C95FCB">
        <w:rPr>
          <w:rFonts w:asciiTheme="majorBidi" w:hAnsiTheme="majorBidi" w:cstheme="majorBidi"/>
          <w:sz w:val="24"/>
          <w:szCs w:val="24"/>
          <w:lang w:bidi="fa-IR"/>
        </w:rPr>
        <w:t>ed</w:t>
      </w:r>
      <w:proofErr w:type="spellEnd"/>
      <w:proofErr w:type="gramEnd"/>
      <w:r w:rsidR="00A00754" w:rsidRPr="00C95FCB">
        <w:rPr>
          <w:rFonts w:asciiTheme="majorBidi" w:hAnsiTheme="majorBidi" w:cstheme="majorBidi"/>
          <w:sz w:val="24"/>
          <w:szCs w:val="24"/>
          <w:lang w:bidi="fa-IR"/>
        </w:rPr>
        <w:t xml:space="preserve"> through</w:t>
      </w:r>
      <w:r w:rsidRPr="00C95FCB">
        <w:rPr>
          <w:rFonts w:asciiTheme="majorBidi" w:hAnsiTheme="majorBidi" w:cstheme="majorBidi"/>
          <w:sz w:val="24"/>
          <w:szCs w:val="24"/>
          <w:lang w:bidi="fa-IR"/>
        </w:rPr>
        <w:t xml:space="preserve"> this time table with the following equations</w:t>
      </w:r>
    </w:p>
    <w:tbl>
      <w:tblPr>
        <w:tblStyle w:val="TableGrid"/>
        <w:tblW w:w="0" w:type="auto"/>
        <w:tblLook w:val="04A0" w:firstRow="1" w:lastRow="0" w:firstColumn="1" w:lastColumn="0" w:noHBand="0" w:noVBand="1"/>
      </w:tblPr>
      <w:tblGrid>
        <w:gridCol w:w="7536"/>
        <w:gridCol w:w="1106"/>
      </w:tblGrid>
      <w:tr w:rsidR="00BB3ED5" w:rsidRPr="00C95FCB" w14:paraId="43415B7A" w14:textId="77777777" w:rsidTr="00BB3ED5">
        <w:trPr>
          <w:trHeight w:val="846"/>
        </w:trPr>
        <w:tc>
          <w:tcPr>
            <w:tcW w:w="7536" w:type="dxa"/>
          </w:tcPr>
          <w:p w14:paraId="28318E68" w14:textId="77777777" w:rsidR="00BB3ED5" w:rsidRPr="00C95FCB" w:rsidRDefault="00BB3ED5" w:rsidP="00EA521A">
            <w:pPr>
              <w:rPr>
                <w:rFonts w:asciiTheme="majorBidi" w:hAnsiTheme="majorBidi" w:cstheme="majorBidi"/>
                <w:sz w:val="24"/>
                <w:szCs w:val="24"/>
                <w:lang w:bidi="fa-IR"/>
              </w:rPr>
            </w:pPr>
            <w:r w:rsidRPr="00C95FCB">
              <w:rPr>
                <w:rFonts w:asciiTheme="majorBidi" w:hAnsiTheme="majorBidi" w:cstheme="majorBidi"/>
                <w:noProof/>
                <w:sz w:val="24"/>
                <w:szCs w:val="24"/>
              </w:rPr>
              <w:t xml:space="preserve">    </w:t>
            </w:r>
            <w:r w:rsidRPr="00C95FCB">
              <w:rPr>
                <w:rFonts w:asciiTheme="majorBidi" w:hAnsiTheme="majorBidi" w:cstheme="majorBidi"/>
                <w:noProof/>
                <w:sz w:val="24"/>
                <w:szCs w:val="24"/>
              </w:rPr>
              <w:drawing>
                <wp:inline distT="0" distB="0" distL="0" distR="0" wp14:anchorId="2E924A41" wp14:editId="3D375BA2">
                  <wp:extent cx="3824049" cy="61247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951" cy="639208"/>
                          </a:xfrm>
                          <a:prstGeom prst="rect">
                            <a:avLst/>
                          </a:prstGeom>
                        </pic:spPr>
                      </pic:pic>
                    </a:graphicData>
                  </a:graphic>
                </wp:inline>
              </w:drawing>
            </w:r>
          </w:p>
        </w:tc>
        <w:tc>
          <w:tcPr>
            <w:tcW w:w="1106" w:type="dxa"/>
          </w:tcPr>
          <w:p w14:paraId="103102B4" w14:textId="77777777" w:rsidR="00BB3ED5" w:rsidRPr="00C95FCB" w:rsidRDefault="00BB3ED5" w:rsidP="00EA521A">
            <w:pPr>
              <w:rPr>
                <w:rFonts w:asciiTheme="majorBidi" w:hAnsiTheme="majorBidi" w:cstheme="majorBidi"/>
                <w:sz w:val="24"/>
                <w:szCs w:val="24"/>
                <w:lang w:bidi="fa-IR"/>
              </w:rPr>
            </w:pPr>
            <w:r w:rsidRPr="00C95FCB">
              <w:rPr>
                <w:rFonts w:asciiTheme="majorBidi" w:hAnsiTheme="majorBidi" w:cstheme="majorBidi"/>
                <w:sz w:val="24"/>
                <w:szCs w:val="24"/>
                <w:lang w:bidi="fa-IR"/>
              </w:rPr>
              <w:t>(9)</w:t>
            </w:r>
          </w:p>
        </w:tc>
      </w:tr>
    </w:tbl>
    <w:p w14:paraId="3D5F37FA" w14:textId="77777777" w:rsidR="00EA521A" w:rsidRPr="00C95FCB" w:rsidRDefault="00EA521A" w:rsidP="00EA521A">
      <w:pPr>
        <w:rPr>
          <w:rFonts w:asciiTheme="majorBidi" w:hAnsiTheme="majorBidi" w:cstheme="majorBidi"/>
          <w:sz w:val="24"/>
          <w:szCs w:val="24"/>
          <w:lang w:bidi="fa-IR"/>
        </w:rPr>
      </w:pPr>
    </w:p>
    <w:p w14:paraId="08F357CD" w14:textId="1EFAF106" w:rsidR="003B1387" w:rsidRPr="00C95FCB" w:rsidRDefault="006701BF" w:rsidP="00483DBB">
      <w:pPr>
        <w:jc w:val="both"/>
        <w:rPr>
          <w:rFonts w:asciiTheme="majorBidi" w:eastAsiaTheme="minorEastAsia" w:hAnsiTheme="majorBidi" w:cstheme="majorBidi"/>
          <w:sz w:val="24"/>
          <w:szCs w:val="24"/>
          <w:lang w:bidi="fa-IR"/>
        </w:rPr>
      </w:pPr>
      <m:oMath>
        <m:sSub>
          <m:sSubPr>
            <m:ctrlPr>
              <w:rPr>
                <w:rFonts w:ascii="Cambria Math" w:hAnsi="Cambria Math" w:cstheme="majorBidi"/>
                <w:sz w:val="24"/>
                <w:szCs w:val="24"/>
                <w:lang w:bidi="fa-IR"/>
              </w:rPr>
            </m:ctrlPr>
          </m:sSubPr>
          <m:e>
            <m:r>
              <w:rPr>
                <w:rFonts w:ascii="Cambria Math" w:hAnsi="Cambria Math" w:cstheme="majorBidi"/>
                <w:sz w:val="24"/>
                <w:szCs w:val="24"/>
                <w:lang w:bidi="fa-IR"/>
              </w:rPr>
              <m:t>t</m:t>
            </m:r>
          </m:e>
          <m:sub>
            <m:r>
              <m:rPr>
                <m:sty m:val="p"/>
              </m:rPr>
              <w:rPr>
                <w:rFonts w:ascii="Cambria Math" w:hAnsi="Cambria Math" w:cstheme="majorBidi"/>
                <w:sz w:val="24"/>
                <w:szCs w:val="24"/>
                <w:lang w:bidi="fa-IR"/>
              </w:rPr>
              <m:t>valid</m:t>
            </m:r>
          </m:sub>
        </m:sSub>
      </m:oMath>
      <w:r w:rsidR="00BB3ED5" w:rsidRPr="00C95FCB">
        <w:rPr>
          <w:rFonts w:asciiTheme="majorBidi" w:eastAsiaTheme="minorEastAsia" w:hAnsiTheme="majorBidi" w:cstheme="majorBidi"/>
          <w:sz w:val="24"/>
          <w:szCs w:val="24"/>
          <w:lang w:bidi="fa-IR"/>
        </w:rPr>
        <w:t xml:space="preserve"> </w:t>
      </w:r>
      <w:proofErr w:type="gramStart"/>
      <w:r w:rsidR="00A00754" w:rsidRPr="00C95FCB">
        <w:rPr>
          <w:rFonts w:asciiTheme="majorBidi" w:eastAsiaTheme="minorEastAsia" w:hAnsiTheme="majorBidi" w:cstheme="majorBidi"/>
          <w:sz w:val="24"/>
          <w:szCs w:val="24"/>
          <w:lang w:bidi="fa-IR"/>
        </w:rPr>
        <w:t>is</w:t>
      </w:r>
      <w:proofErr w:type="gramEnd"/>
      <w:r w:rsidR="00A00754" w:rsidRPr="00C95FCB">
        <w:rPr>
          <w:rFonts w:asciiTheme="majorBidi" w:eastAsiaTheme="minorEastAsia" w:hAnsiTheme="majorBidi" w:cstheme="majorBidi"/>
          <w:sz w:val="24"/>
          <w:szCs w:val="24"/>
          <w:lang w:bidi="fa-IR"/>
        </w:rPr>
        <w:t xml:space="preserve"> </w:t>
      </w:r>
      <w:ins w:id="224" w:author="Brian Mapes" w:date="2018-06-18T23:31:00Z">
        <w:r w:rsidR="001C0991">
          <w:rPr>
            <w:rFonts w:asciiTheme="majorBidi" w:eastAsiaTheme="minorEastAsia" w:hAnsiTheme="majorBidi" w:cstheme="majorBidi"/>
            <w:sz w:val="24"/>
            <w:szCs w:val="24"/>
            <w:lang w:bidi="fa-IR"/>
          </w:rPr>
          <w:t xml:space="preserve">the target or product </w:t>
        </w:r>
      </w:ins>
      <w:r w:rsidR="00A00754" w:rsidRPr="00C95FCB">
        <w:rPr>
          <w:rFonts w:asciiTheme="majorBidi" w:eastAsiaTheme="minorEastAsia" w:hAnsiTheme="majorBidi" w:cstheme="majorBidi"/>
          <w:sz w:val="24"/>
          <w:szCs w:val="24"/>
          <w:lang w:bidi="fa-IR"/>
        </w:rPr>
        <w:t>time table component</w:t>
      </w:r>
      <w:r w:rsidR="00BB3ED5" w:rsidRPr="00C95FCB">
        <w:rPr>
          <w:rFonts w:asciiTheme="majorBidi" w:eastAsiaTheme="minorEastAsia" w:hAnsiTheme="majorBidi" w:cstheme="majorBidi"/>
          <w:sz w:val="24"/>
          <w:szCs w:val="24"/>
          <w:lang w:bidi="fa-IR"/>
        </w:rPr>
        <w:t xml:space="preserve">, </w:t>
      </w:r>
      <m:oMath>
        <m:sSub>
          <m:sSubPr>
            <m:ctrlPr>
              <w:rPr>
                <w:rFonts w:ascii="Cambria Math" w:eastAsiaTheme="minorEastAsia" w:hAnsi="Cambria Math" w:cstheme="majorBidi"/>
                <w:sz w:val="24"/>
                <w:szCs w:val="24"/>
                <w:lang w:bidi="fa-IR"/>
              </w:rPr>
            </m:ctrlPr>
          </m:sSubPr>
          <m:e>
            <m:r>
              <w:rPr>
                <w:rFonts w:ascii="Cambria Math" w:eastAsiaTheme="minorEastAsia" w:hAnsi="Cambria Math" w:cstheme="majorBidi"/>
                <w:sz w:val="24"/>
                <w:szCs w:val="24"/>
                <w:lang w:bidi="fa-IR"/>
              </w:rPr>
              <m:t>t</m:t>
            </m:r>
          </m:e>
          <m:sub>
            <m:r>
              <m:rPr>
                <m:sty m:val="p"/>
              </m:rPr>
              <w:rPr>
                <w:rFonts w:ascii="Cambria Math" w:eastAsiaTheme="minorEastAsia" w:hAnsi="Cambria Math" w:cstheme="majorBidi"/>
                <w:sz w:val="24"/>
                <w:szCs w:val="24"/>
                <w:lang w:bidi="fa-IR"/>
              </w:rPr>
              <m:t>earlier</m:t>
            </m:r>
          </m:sub>
        </m:sSub>
      </m:oMath>
      <w:r w:rsidR="00BB3ED5" w:rsidRPr="00C95FCB">
        <w:rPr>
          <w:rFonts w:asciiTheme="majorBidi" w:eastAsiaTheme="minorEastAsia" w:hAnsiTheme="majorBidi" w:cstheme="majorBidi"/>
          <w:sz w:val="24"/>
          <w:szCs w:val="24"/>
          <w:lang w:bidi="fa-IR"/>
        </w:rPr>
        <w:t xml:space="preserve"> and </w:t>
      </w:r>
      <m:oMath>
        <m:sSub>
          <m:sSubPr>
            <m:ctrlPr>
              <w:rPr>
                <w:rFonts w:ascii="Cambria Math" w:eastAsiaTheme="minorEastAsia" w:hAnsi="Cambria Math" w:cstheme="majorBidi"/>
                <w:sz w:val="24"/>
                <w:szCs w:val="24"/>
                <w:lang w:bidi="fa-IR"/>
              </w:rPr>
            </m:ctrlPr>
          </m:sSubPr>
          <m:e>
            <m:r>
              <w:rPr>
                <w:rFonts w:ascii="Cambria Math" w:eastAsiaTheme="minorEastAsia" w:hAnsi="Cambria Math" w:cstheme="majorBidi"/>
                <w:sz w:val="24"/>
                <w:szCs w:val="24"/>
                <w:lang w:bidi="fa-IR"/>
              </w:rPr>
              <m:t>t</m:t>
            </m:r>
          </m:e>
          <m:sub>
            <m:r>
              <m:rPr>
                <m:sty m:val="p"/>
              </m:rPr>
              <w:rPr>
                <w:rFonts w:ascii="Cambria Math" w:eastAsiaTheme="minorEastAsia" w:hAnsi="Cambria Math" w:cstheme="majorBidi"/>
                <w:sz w:val="24"/>
                <w:szCs w:val="24"/>
                <w:lang w:bidi="fa-IR"/>
              </w:rPr>
              <m:t>later</m:t>
            </m:r>
          </m:sub>
        </m:sSub>
        <m:r>
          <w:rPr>
            <w:rFonts w:ascii="Cambria Math" w:eastAsiaTheme="minorEastAsia" w:hAnsi="Cambria Math" w:cstheme="majorBidi"/>
            <w:sz w:val="24"/>
            <w:szCs w:val="24"/>
            <w:lang w:bidi="fa-IR"/>
          </w:rPr>
          <m:t xml:space="preserve"> </m:t>
        </m:r>
      </m:oMath>
      <w:r w:rsidR="00BB3ED5" w:rsidRPr="00C95FCB">
        <w:rPr>
          <w:rFonts w:asciiTheme="majorBidi" w:eastAsiaTheme="minorEastAsia" w:hAnsiTheme="majorBidi" w:cstheme="majorBidi"/>
          <w:sz w:val="24"/>
          <w:szCs w:val="24"/>
          <w:lang w:bidi="fa-IR"/>
        </w:rPr>
        <w:t xml:space="preserve">are the closest </w:t>
      </w:r>
      <w:ins w:id="225" w:author="Brian Mapes" w:date="2018-06-18T23:31:00Z">
        <w:r w:rsidR="001C0991">
          <w:rPr>
            <w:rFonts w:asciiTheme="majorBidi" w:eastAsiaTheme="minorEastAsia" w:hAnsiTheme="majorBidi" w:cstheme="majorBidi"/>
            <w:sz w:val="24"/>
            <w:szCs w:val="24"/>
            <w:lang w:bidi="fa-IR"/>
          </w:rPr>
          <w:t xml:space="preserve">SAPHIR </w:t>
        </w:r>
      </w:ins>
      <w:del w:id="226" w:author="Brian Mapes" w:date="2018-06-18T23:31:00Z">
        <w:r w:rsidR="00BB3ED5" w:rsidRPr="00C95FCB" w:rsidDel="001C0991">
          <w:rPr>
            <w:rFonts w:asciiTheme="majorBidi" w:eastAsiaTheme="minorEastAsia" w:hAnsiTheme="majorBidi" w:cstheme="majorBidi"/>
            <w:sz w:val="24"/>
            <w:szCs w:val="24"/>
            <w:lang w:bidi="fa-IR"/>
          </w:rPr>
          <w:delText xml:space="preserve">wind </w:delText>
        </w:r>
      </w:del>
      <w:ins w:id="227" w:author="Brian Mapes" w:date="2018-06-18T23:31:00Z">
        <w:r w:rsidR="001C0991">
          <w:rPr>
            <w:rFonts w:asciiTheme="majorBidi" w:eastAsiaTheme="minorEastAsia" w:hAnsiTheme="majorBidi" w:cstheme="majorBidi"/>
            <w:sz w:val="24"/>
            <w:szCs w:val="24"/>
            <w:lang w:bidi="fa-IR"/>
          </w:rPr>
          <w:t>observation</w:t>
        </w:r>
        <w:r w:rsidR="001C0991" w:rsidRPr="00C95FCB">
          <w:rPr>
            <w:rFonts w:asciiTheme="majorBidi" w:eastAsiaTheme="minorEastAsia" w:hAnsiTheme="majorBidi" w:cstheme="majorBidi"/>
            <w:sz w:val="24"/>
            <w:szCs w:val="24"/>
            <w:lang w:bidi="fa-IR"/>
          </w:rPr>
          <w:t xml:space="preserve"> </w:t>
        </w:r>
      </w:ins>
      <w:r w:rsidR="00BB3ED5" w:rsidRPr="00C95FCB">
        <w:rPr>
          <w:rFonts w:asciiTheme="majorBidi" w:eastAsiaTheme="minorEastAsia" w:hAnsiTheme="majorBidi" w:cstheme="majorBidi"/>
          <w:sz w:val="24"/>
          <w:szCs w:val="24"/>
          <w:lang w:bidi="fa-IR"/>
        </w:rPr>
        <w:t>time to the target time</w:t>
      </w:r>
      <w:ins w:id="228" w:author="Brian Mapes" w:date="2018-06-18T23:31:00Z">
        <w:r w:rsidR="001C0991">
          <w:rPr>
            <w:rFonts w:asciiTheme="majorBidi" w:eastAsiaTheme="minorEastAsia" w:hAnsiTheme="majorBidi" w:cstheme="majorBidi"/>
            <w:sz w:val="24"/>
            <w:szCs w:val="24"/>
            <w:lang w:bidi="fa-IR"/>
          </w:rPr>
          <w:t xml:space="preserve"> </w:t>
        </w:r>
      </w:ins>
      <w:r w:rsidR="00BB3ED5" w:rsidRPr="00C95FCB">
        <w:rPr>
          <w:rFonts w:asciiTheme="majorBidi" w:eastAsiaTheme="minorEastAsia" w:hAnsiTheme="majorBidi" w:cstheme="majorBidi"/>
          <w:sz w:val="24"/>
          <w:szCs w:val="24"/>
          <w:lang w:bidi="fa-IR"/>
        </w:rPr>
        <w:t>(valid).</w:t>
      </w:r>
    </w:p>
    <w:p w14:paraId="7A7C0F1D" w14:textId="454958AA" w:rsidR="00AF45B3" w:rsidRPr="00C95FCB" w:rsidRDefault="00BB3ED5" w:rsidP="00483DBB">
      <w:pPr>
        <w:jc w:val="both"/>
        <w:rPr>
          <w:rFonts w:asciiTheme="majorBidi" w:eastAsiaTheme="minorEastAsia" w:hAnsiTheme="majorBidi" w:cstheme="majorBidi"/>
          <w:sz w:val="24"/>
          <w:szCs w:val="24"/>
          <w:lang w:bidi="fa-IR"/>
        </w:rPr>
      </w:pPr>
      <w:r w:rsidRPr="00C95FCB">
        <w:rPr>
          <w:rFonts w:asciiTheme="majorBidi" w:eastAsiaTheme="minorEastAsia" w:hAnsiTheme="majorBidi" w:cstheme="majorBidi"/>
          <w:sz w:val="24"/>
          <w:szCs w:val="24"/>
          <w:lang w:bidi="fa-IR"/>
        </w:rPr>
        <w:t>The wind</w:t>
      </w:r>
      <w:r w:rsidR="00A00754" w:rsidRPr="00C95FCB">
        <w:rPr>
          <w:rFonts w:asciiTheme="majorBidi" w:eastAsiaTheme="minorEastAsia" w:hAnsiTheme="majorBidi" w:cstheme="majorBidi"/>
          <w:sz w:val="24"/>
          <w:szCs w:val="24"/>
          <w:lang w:bidi="fa-IR"/>
        </w:rPr>
        <w:t xml:space="preserve"> fields </w:t>
      </w:r>
      <w:r w:rsidR="00AF45B3" w:rsidRPr="00C95FCB">
        <w:rPr>
          <w:rFonts w:asciiTheme="majorBidi" w:eastAsiaTheme="minorEastAsia" w:hAnsiTheme="majorBidi" w:cstheme="majorBidi"/>
          <w:sz w:val="24"/>
          <w:szCs w:val="24"/>
          <w:lang w:bidi="fa-IR"/>
        </w:rPr>
        <w:t xml:space="preserve">were </w:t>
      </w:r>
      <w:ins w:id="229" w:author="Brian Mapes" w:date="2018-06-18T23:31:00Z">
        <w:r w:rsidR="001C0991">
          <w:rPr>
            <w:rFonts w:asciiTheme="majorBidi" w:eastAsiaTheme="minorEastAsia" w:hAnsiTheme="majorBidi" w:cstheme="majorBidi"/>
            <w:sz w:val="24"/>
            <w:szCs w:val="24"/>
            <w:lang w:bidi="fa-IR"/>
          </w:rPr>
          <w:t xml:space="preserve">available hourly, and </w:t>
        </w:r>
      </w:ins>
      <w:ins w:id="230" w:author="Brian Mapes" w:date="2018-06-18T23:32:00Z">
        <w:r w:rsidR="001C0991">
          <w:rPr>
            <w:rFonts w:asciiTheme="majorBidi" w:eastAsiaTheme="minorEastAsia" w:hAnsiTheme="majorBidi" w:cstheme="majorBidi"/>
            <w:sz w:val="24"/>
            <w:szCs w:val="24"/>
            <w:lang w:bidi="fa-IR"/>
          </w:rPr>
          <w:t xml:space="preserve">further </w:t>
        </w:r>
      </w:ins>
      <w:r w:rsidR="00AF45B3" w:rsidRPr="00C95FCB">
        <w:rPr>
          <w:rFonts w:asciiTheme="majorBidi" w:eastAsiaTheme="minorEastAsia" w:hAnsiTheme="majorBidi" w:cstheme="majorBidi"/>
          <w:sz w:val="24"/>
          <w:szCs w:val="24"/>
          <w:lang w:bidi="fa-IR"/>
        </w:rPr>
        <w:t xml:space="preserve">interpolated </w:t>
      </w:r>
      <w:ins w:id="231" w:author="Brian Mapes" w:date="2018-06-18T23:32:00Z">
        <w:r w:rsidR="001C0991">
          <w:rPr>
            <w:rFonts w:asciiTheme="majorBidi" w:eastAsiaTheme="minorEastAsia" w:hAnsiTheme="majorBidi" w:cstheme="majorBidi"/>
            <w:sz w:val="24"/>
            <w:szCs w:val="24"/>
            <w:lang w:bidi="fa-IR"/>
          </w:rPr>
          <w:t xml:space="preserve">to the SAPHIR observation times </w:t>
        </w:r>
      </w:ins>
      <w:r w:rsidR="00AF45B3" w:rsidRPr="00C95FCB">
        <w:rPr>
          <w:rFonts w:asciiTheme="majorBidi" w:eastAsiaTheme="minorEastAsia" w:hAnsiTheme="majorBidi" w:cstheme="majorBidi"/>
          <w:sz w:val="24"/>
          <w:szCs w:val="24"/>
          <w:lang w:bidi="fa-IR"/>
        </w:rPr>
        <w:t xml:space="preserve">with this </w:t>
      </w:r>
      <w:del w:id="232" w:author="Brian Mapes" w:date="2018-06-18T23:31:00Z">
        <w:r w:rsidR="00AF45B3" w:rsidRPr="00C95FCB" w:rsidDel="001C0991">
          <w:rPr>
            <w:rFonts w:asciiTheme="majorBidi" w:eastAsiaTheme="minorEastAsia" w:hAnsiTheme="majorBidi" w:cstheme="majorBidi"/>
            <w:sz w:val="24"/>
            <w:szCs w:val="24"/>
            <w:lang w:bidi="fa-IR"/>
          </w:rPr>
          <w:delText>w</w:delText>
        </w:r>
      </w:del>
      <w:ins w:id="233" w:author="Brian Mapes" w:date="2018-06-18T23:31:00Z">
        <w:r w:rsidR="001C0991">
          <w:rPr>
            <w:rFonts w:asciiTheme="majorBidi" w:eastAsiaTheme="minorEastAsia" w:hAnsiTheme="majorBidi" w:cstheme="majorBidi"/>
            <w:sz w:val="24"/>
            <w:szCs w:val="24"/>
            <w:lang w:bidi="fa-IR"/>
          </w:rPr>
          <w:t>w</w:t>
        </w:r>
      </w:ins>
      <w:del w:id="234" w:author="Brian Mapes" w:date="2018-06-18T23:31:00Z">
        <w:r w:rsidR="00AF45B3" w:rsidRPr="00C95FCB" w:rsidDel="001C0991">
          <w:rPr>
            <w:rFonts w:asciiTheme="majorBidi" w:eastAsiaTheme="minorEastAsia" w:hAnsiTheme="majorBidi" w:cstheme="majorBidi"/>
            <w:sz w:val="24"/>
            <w:szCs w:val="24"/>
            <w:lang w:bidi="fa-IR"/>
          </w:rPr>
          <w:delText>h</w:delText>
        </w:r>
      </w:del>
      <w:r w:rsidR="00AF45B3" w:rsidRPr="00C95FCB">
        <w:rPr>
          <w:rFonts w:asciiTheme="majorBidi" w:eastAsiaTheme="minorEastAsia" w:hAnsiTheme="majorBidi" w:cstheme="majorBidi"/>
          <w:sz w:val="24"/>
          <w:szCs w:val="24"/>
          <w:lang w:bidi="fa-IR"/>
        </w:rPr>
        <w:t xml:space="preserve">eights.  Then a structured wind data in target times are created. Average of all scan times in a swath was selected as a representative </w:t>
      </w:r>
      <w:r w:rsidR="004146F3" w:rsidRPr="00C95FCB">
        <w:rPr>
          <w:rFonts w:asciiTheme="majorBidi" w:eastAsiaTheme="minorEastAsia" w:hAnsiTheme="majorBidi" w:cstheme="majorBidi"/>
          <w:sz w:val="24"/>
          <w:szCs w:val="24"/>
          <w:lang w:bidi="fa-IR"/>
        </w:rPr>
        <w:t xml:space="preserve">of time of that swath and </w:t>
      </w:r>
      <w:r w:rsidR="00ED3859" w:rsidRPr="00C95FCB">
        <w:rPr>
          <w:rFonts w:asciiTheme="majorBidi" w:eastAsiaTheme="minorEastAsia" w:hAnsiTheme="majorBidi" w:cstheme="majorBidi"/>
          <w:sz w:val="24"/>
          <w:szCs w:val="24"/>
          <w:lang w:bidi="fa-IR"/>
        </w:rPr>
        <w:t xml:space="preserve">it will be used for advection process. </w:t>
      </w:r>
      <w:r w:rsidR="00AF45B3" w:rsidRPr="00C95FCB">
        <w:rPr>
          <w:rFonts w:asciiTheme="majorBidi" w:eastAsiaTheme="minorEastAsia" w:hAnsiTheme="majorBidi" w:cstheme="majorBidi"/>
          <w:sz w:val="24"/>
          <w:szCs w:val="24"/>
          <w:lang w:bidi="fa-IR"/>
        </w:rPr>
        <w:t>The corresponding ind</w:t>
      </w:r>
      <w:ins w:id="235" w:author="Brian Mapes" w:date="2018-06-18T23:32:00Z">
        <w:r w:rsidR="001C0991">
          <w:rPr>
            <w:rFonts w:asciiTheme="majorBidi" w:eastAsiaTheme="minorEastAsia" w:hAnsiTheme="majorBidi" w:cstheme="majorBidi"/>
            <w:sz w:val="24"/>
            <w:szCs w:val="24"/>
            <w:lang w:bidi="fa-IR"/>
          </w:rPr>
          <w:t>ex</w:t>
        </w:r>
      </w:ins>
      <w:del w:id="236" w:author="Brian Mapes" w:date="2018-06-18T23:32:00Z">
        <w:r w:rsidR="00AF45B3" w:rsidRPr="00C95FCB" w:rsidDel="001C0991">
          <w:rPr>
            <w:rFonts w:asciiTheme="majorBidi" w:eastAsiaTheme="minorEastAsia" w:hAnsiTheme="majorBidi" w:cstheme="majorBidi"/>
            <w:sz w:val="24"/>
            <w:szCs w:val="24"/>
            <w:lang w:bidi="fa-IR"/>
          </w:rPr>
          <w:delText>ice</w:delText>
        </w:r>
      </w:del>
      <w:r w:rsidR="00AF45B3" w:rsidRPr="00C95FCB">
        <w:rPr>
          <w:rFonts w:asciiTheme="majorBidi" w:eastAsiaTheme="minorEastAsia" w:hAnsiTheme="majorBidi" w:cstheme="majorBidi"/>
          <w:sz w:val="24"/>
          <w:szCs w:val="24"/>
          <w:lang w:bidi="fa-IR"/>
        </w:rPr>
        <w:t xml:space="preserve"> of this average time </w:t>
      </w:r>
      <w:r w:rsidR="00805742" w:rsidRPr="00C95FCB">
        <w:rPr>
          <w:rFonts w:asciiTheme="majorBidi" w:eastAsiaTheme="minorEastAsia" w:hAnsiTheme="majorBidi" w:cstheme="majorBidi"/>
          <w:sz w:val="24"/>
          <w:szCs w:val="24"/>
          <w:lang w:bidi="fa-IR"/>
        </w:rPr>
        <w:t>was</w:t>
      </w:r>
      <w:r w:rsidR="00AF45B3" w:rsidRPr="00C95FCB">
        <w:rPr>
          <w:rFonts w:asciiTheme="majorBidi" w:eastAsiaTheme="minorEastAsia" w:hAnsiTheme="majorBidi" w:cstheme="majorBidi"/>
          <w:sz w:val="24"/>
          <w:szCs w:val="24"/>
          <w:lang w:bidi="fa-IR"/>
        </w:rPr>
        <w:t xml:space="preserve"> searched in t</w:t>
      </w:r>
      <w:r w:rsidR="00563124" w:rsidRPr="00C95FCB">
        <w:rPr>
          <w:rFonts w:asciiTheme="majorBidi" w:eastAsiaTheme="minorEastAsia" w:hAnsiTheme="majorBidi" w:cstheme="majorBidi"/>
          <w:sz w:val="24"/>
          <w:szCs w:val="24"/>
          <w:lang w:bidi="fa-IR"/>
        </w:rPr>
        <w:t xml:space="preserve">he above mentioned target </w:t>
      </w:r>
      <w:proofErr w:type="gramStart"/>
      <w:r w:rsidR="00563124" w:rsidRPr="00C95FCB">
        <w:rPr>
          <w:rFonts w:asciiTheme="majorBidi" w:eastAsiaTheme="minorEastAsia" w:hAnsiTheme="majorBidi" w:cstheme="majorBidi"/>
          <w:sz w:val="24"/>
          <w:szCs w:val="24"/>
          <w:lang w:bidi="fa-IR"/>
        </w:rPr>
        <w:t>time table</w:t>
      </w:r>
      <w:proofErr w:type="gramEnd"/>
      <w:r w:rsidR="00805742" w:rsidRPr="00C95FCB">
        <w:rPr>
          <w:rFonts w:asciiTheme="majorBidi" w:eastAsiaTheme="minorEastAsia" w:hAnsiTheme="majorBidi" w:cstheme="majorBidi"/>
          <w:sz w:val="24"/>
          <w:szCs w:val="24"/>
          <w:lang w:bidi="fa-IR"/>
        </w:rPr>
        <w:t xml:space="preserve"> </w:t>
      </w:r>
      <w:r w:rsidR="00ED3859" w:rsidRPr="00C95FCB">
        <w:rPr>
          <w:rFonts w:asciiTheme="majorBidi" w:eastAsiaTheme="minorEastAsia" w:hAnsiTheme="majorBidi" w:cstheme="majorBidi"/>
          <w:sz w:val="24"/>
          <w:szCs w:val="24"/>
          <w:lang w:bidi="fa-IR"/>
        </w:rPr>
        <w:t>to find its matching point in wind data</w:t>
      </w:r>
      <w:r w:rsidR="00771A6F" w:rsidRPr="00C95FCB">
        <w:rPr>
          <w:rFonts w:asciiTheme="majorBidi" w:eastAsiaTheme="minorEastAsia" w:hAnsiTheme="majorBidi" w:cstheme="majorBidi"/>
          <w:sz w:val="24"/>
          <w:szCs w:val="24"/>
          <w:lang w:bidi="fa-IR"/>
        </w:rPr>
        <w:t xml:space="preserve">. </w:t>
      </w:r>
    </w:p>
    <w:p w14:paraId="045CBBDB" w14:textId="29DB51BE" w:rsidR="004146F3" w:rsidRPr="00C95FCB" w:rsidRDefault="00563124" w:rsidP="00483DBB">
      <w:pPr>
        <w:jc w:val="both"/>
        <w:rPr>
          <w:rFonts w:asciiTheme="majorBidi" w:eastAsiaTheme="minorEastAsia" w:hAnsiTheme="majorBidi" w:cstheme="majorBidi"/>
          <w:sz w:val="24"/>
          <w:szCs w:val="24"/>
          <w:lang w:bidi="fa-IR"/>
        </w:rPr>
      </w:pPr>
      <w:r w:rsidRPr="00C95FCB">
        <w:rPr>
          <w:rFonts w:asciiTheme="majorBidi" w:eastAsiaTheme="minorEastAsia" w:hAnsiTheme="majorBidi" w:cstheme="majorBidi"/>
          <w:sz w:val="24"/>
          <w:szCs w:val="24"/>
          <w:lang w:bidi="fa-IR"/>
        </w:rPr>
        <w:t xml:space="preserve">Once </w:t>
      </w:r>
      <w:r w:rsidR="004146F3" w:rsidRPr="00C95FCB">
        <w:rPr>
          <w:rFonts w:asciiTheme="majorBidi" w:eastAsiaTheme="minorEastAsia" w:hAnsiTheme="majorBidi" w:cstheme="majorBidi"/>
          <w:sz w:val="24"/>
          <w:szCs w:val="24"/>
          <w:lang w:bidi="fa-IR"/>
        </w:rPr>
        <w:t>given</w:t>
      </w:r>
      <w:r w:rsidRPr="00C95FCB">
        <w:rPr>
          <w:rFonts w:asciiTheme="majorBidi" w:eastAsiaTheme="minorEastAsia" w:hAnsiTheme="majorBidi" w:cstheme="majorBidi"/>
          <w:sz w:val="24"/>
          <w:szCs w:val="24"/>
          <w:lang w:bidi="fa-IR"/>
        </w:rPr>
        <w:t xml:space="preserve"> the both </w:t>
      </w:r>
      <w:r w:rsidR="00C95FCB" w:rsidRPr="00C95FCB">
        <w:rPr>
          <w:rFonts w:asciiTheme="majorBidi" w:eastAsiaTheme="minorEastAsia" w:hAnsiTheme="majorBidi" w:cstheme="majorBidi"/>
          <w:sz w:val="24"/>
          <w:szCs w:val="24"/>
          <w:lang w:bidi="fa-IR"/>
        </w:rPr>
        <w:t>wind fields</w:t>
      </w:r>
      <w:r w:rsidRPr="00C95FCB">
        <w:rPr>
          <w:rFonts w:asciiTheme="majorBidi" w:eastAsiaTheme="minorEastAsia" w:hAnsiTheme="majorBidi" w:cstheme="majorBidi"/>
          <w:sz w:val="24"/>
          <w:szCs w:val="24"/>
          <w:lang w:bidi="fa-IR"/>
        </w:rPr>
        <w:t xml:space="preserve"> and R</w:t>
      </w:r>
      <w:ins w:id="237" w:author="Brian Mapes" w:date="2018-06-18T23:32:00Z">
        <w:r w:rsidR="001C0991">
          <w:rPr>
            <w:rFonts w:asciiTheme="majorBidi" w:eastAsiaTheme="minorEastAsia" w:hAnsiTheme="majorBidi" w:cstheme="majorBidi"/>
            <w:sz w:val="24"/>
            <w:szCs w:val="24"/>
            <w:lang w:bidi="fa-IR"/>
          </w:rPr>
          <w:t>H</w:t>
        </w:r>
      </w:ins>
      <w:del w:id="238" w:author="Brian Mapes" w:date="2018-06-18T23:32:00Z">
        <w:r w:rsidRPr="00C95FCB" w:rsidDel="001C0991">
          <w:rPr>
            <w:rFonts w:asciiTheme="majorBidi" w:eastAsiaTheme="minorEastAsia" w:hAnsiTheme="majorBidi" w:cstheme="majorBidi"/>
            <w:sz w:val="24"/>
            <w:szCs w:val="24"/>
            <w:lang w:bidi="fa-IR"/>
          </w:rPr>
          <w:delText>h</w:delText>
        </w:r>
      </w:del>
      <w:r w:rsidRPr="00C95FCB">
        <w:rPr>
          <w:rFonts w:asciiTheme="majorBidi" w:eastAsiaTheme="minorEastAsia" w:hAnsiTheme="majorBidi" w:cstheme="majorBidi"/>
          <w:sz w:val="24"/>
          <w:szCs w:val="24"/>
          <w:lang w:bidi="fa-IR"/>
        </w:rPr>
        <w:t xml:space="preserve"> data in </w:t>
      </w:r>
      <w:r w:rsidR="00771A6F" w:rsidRPr="00C95FCB">
        <w:rPr>
          <w:rFonts w:asciiTheme="majorBidi" w:eastAsiaTheme="minorEastAsia" w:hAnsiTheme="majorBidi" w:cstheme="majorBidi"/>
          <w:sz w:val="24"/>
          <w:szCs w:val="24"/>
          <w:lang w:bidi="fa-IR"/>
        </w:rPr>
        <w:t xml:space="preserve">same </w:t>
      </w:r>
      <w:r w:rsidRPr="00C95FCB">
        <w:rPr>
          <w:rFonts w:asciiTheme="majorBidi" w:eastAsiaTheme="minorEastAsia" w:hAnsiTheme="majorBidi" w:cstheme="majorBidi"/>
          <w:sz w:val="24"/>
          <w:szCs w:val="24"/>
          <w:lang w:bidi="fa-IR"/>
        </w:rPr>
        <w:t>target times</w:t>
      </w:r>
      <w:r w:rsidR="00771A6F" w:rsidRPr="00C95FCB">
        <w:rPr>
          <w:rFonts w:asciiTheme="majorBidi" w:eastAsiaTheme="minorEastAsia" w:hAnsiTheme="majorBidi" w:cstheme="majorBidi"/>
          <w:sz w:val="24"/>
          <w:szCs w:val="24"/>
          <w:lang w:bidi="fa-IR"/>
        </w:rPr>
        <w:t>,</w:t>
      </w:r>
      <w:r w:rsidRPr="00C95FCB">
        <w:rPr>
          <w:rFonts w:asciiTheme="majorBidi" w:eastAsiaTheme="minorEastAsia" w:hAnsiTheme="majorBidi" w:cstheme="majorBidi"/>
          <w:sz w:val="24"/>
          <w:szCs w:val="24"/>
          <w:lang w:bidi="fa-IR"/>
        </w:rPr>
        <w:t xml:space="preserve"> the advection toward backward and for</w:t>
      </w:r>
      <w:r w:rsidR="004146F3" w:rsidRPr="00C95FCB">
        <w:rPr>
          <w:rFonts w:asciiTheme="majorBidi" w:eastAsiaTheme="minorEastAsia" w:hAnsiTheme="majorBidi" w:cstheme="majorBidi"/>
          <w:sz w:val="24"/>
          <w:szCs w:val="24"/>
          <w:lang w:bidi="fa-IR"/>
        </w:rPr>
        <w:t xml:space="preserve">ward could be </w:t>
      </w:r>
      <w:r w:rsidR="00C95FCB" w:rsidRPr="00C95FCB">
        <w:rPr>
          <w:rFonts w:asciiTheme="majorBidi" w:eastAsiaTheme="minorEastAsia" w:hAnsiTheme="majorBidi" w:cstheme="majorBidi"/>
          <w:sz w:val="24"/>
          <w:szCs w:val="24"/>
          <w:lang w:bidi="fa-IR"/>
        </w:rPr>
        <w:t>accomplished</w:t>
      </w:r>
      <w:r w:rsidRPr="00C95FCB">
        <w:rPr>
          <w:rFonts w:asciiTheme="majorBidi" w:eastAsiaTheme="minorEastAsia" w:hAnsiTheme="majorBidi" w:cstheme="majorBidi"/>
          <w:sz w:val="24"/>
          <w:szCs w:val="24"/>
          <w:lang w:bidi="fa-IR"/>
        </w:rPr>
        <w:t>.</w:t>
      </w:r>
      <w:r w:rsidR="00805742" w:rsidRPr="00C95FCB">
        <w:rPr>
          <w:rFonts w:asciiTheme="majorBidi" w:eastAsiaTheme="minorEastAsia" w:hAnsiTheme="majorBidi" w:cstheme="majorBidi"/>
          <w:sz w:val="24"/>
          <w:szCs w:val="24"/>
          <w:lang w:bidi="fa-IR"/>
        </w:rPr>
        <w:t xml:space="preserve"> The </w:t>
      </w:r>
      <w:r w:rsidR="00C95FCB" w:rsidRPr="00C95FCB">
        <w:rPr>
          <w:rFonts w:asciiTheme="majorBidi" w:eastAsiaTheme="minorEastAsia" w:hAnsiTheme="majorBidi" w:cstheme="majorBidi"/>
          <w:sz w:val="24"/>
          <w:szCs w:val="24"/>
          <w:lang w:bidi="fa-IR"/>
        </w:rPr>
        <w:t>longitudes</w:t>
      </w:r>
      <w:r w:rsidR="00805742" w:rsidRPr="00C95FCB">
        <w:rPr>
          <w:rFonts w:asciiTheme="majorBidi" w:eastAsiaTheme="minorEastAsia" w:hAnsiTheme="majorBidi" w:cstheme="majorBidi"/>
          <w:sz w:val="24"/>
          <w:szCs w:val="24"/>
          <w:lang w:bidi="fa-IR"/>
        </w:rPr>
        <w:t xml:space="preserve"> and latitudes </w:t>
      </w:r>
      <w:r w:rsidR="00457547" w:rsidRPr="00C95FCB">
        <w:rPr>
          <w:rFonts w:asciiTheme="majorBidi" w:eastAsiaTheme="minorEastAsia" w:hAnsiTheme="majorBidi" w:cstheme="majorBidi"/>
          <w:sz w:val="24"/>
          <w:szCs w:val="24"/>
          <w:lang w:bidi="fa-IR"/>
        </w:rPr>
        <w:t xml:space="preserve">of swaths in this step </w:t>
      </w:r>
      <w:r w:rsidR="00ED3859" w:rsidRPr="00C95FCB">
        <w:rPr>
          <w:rFonts w:asciiTheme="majorBidi" w:eastAsiaTheme="minorEastAsia" w:hAnsiTheme="majorBidi" w:cstheme="majorBidi"/>
          <w:sz w:val="24"/>
          <w:szCs w:val="24"/>
          <w:lang w:bidi="fa-IR"/>
        </w:rPr>
        <w:t>were</w:t>
      </w:r>
      <w:r w:rsidR="00457547" w:rsidRPr="00C95FCB">
        <w:rPr>
          <w:rFonts w:asciiTheme="majorBidi" w:eastAsiaTheme="minorEastAsia" w:hAnsiTheme="majorBidi" w:cstheme="majorBidi"/>
          <w:sz w:val="24"/>
          <w:szCs w:val="24"/>
          <w:lang w:bidi="fa-IR"/>
        </w:rPr>
        <w:t xml:space="preserve"> moved through the winds </w:t>
      </w:r>
      <w:proofErr w:type="spellStart"/>
      <w:r w:rsidR="00457547" w:rsidRPr="00C95FCB">
        <w:rPr>
          <w:rFonts w:asciiTheme="majorBidi" w:eastAsiaTheme="minorEastAsia" w:hAnsiTheme="majorBidi" w:cstheme="majorBidi"/>
          <w:sz w:val="24"/>
          <w:szCs w:val="24"/>
          <w:lang w:bidi="fa-IR"/>
        </w:rPr>
        <w:t>mer</w:t>
      </w:r>
      <w:del w:id="239" w:author="Brian Mapes" w:date="2018-06-18T23:33:00Z">
        <w:r w:rsidR="00457547" w:rsidRPr="00C95FCB" w:rsidDel="001C0991">
          <w:rPr>
            <w:rFonts w:asciiTheme="majorBidi" w:eastAsiaTheme="minorEastAsia" w:hAnsiTheme="majorBidi" w:cstheme="majorBidi"/>
            <w:sz w:val="24"/>
            <w:szCs w:val="24"/>
            <w:lang w:bidi="fa-IR"/>
          </w:rPr>
          <w:delText>r</w:delText>
        </w:r>
      </w:del>
      <w:r w:rsidR="00457547" w:rsidRPr="00C95FCB">
        <w:rPr>
          <w:rFonts w:asciiTheme="majorBidi" w:eastAsiaTheme="minorEastAsia" w:hAnsiTheme="majorBidi" w:cstheme="majorBidi"/>
          <w:sz w:val="24"/>
          <w:szCs w:val="24"/>
          <w:lang w:bidi="fa-IR"/>
        </w:rPr>
        <w:t>idional</w:t>
      </w:r>
      <w:proofErr w:type="spellEnd"/>
      <w:r w:rsidR="00457547" w:rsidRPr="00C95FCB">
        <w:rPr>
          <w:rFonts w:asciiTheme="majorBidi" w:eastAsiaTheme="minorEastAsia" w:hAnsiTheme="majorBidi" w:cstheme="majorBidi"/>
          <w:sz w:val="24"/>
          <w:szCs w:val="24"/>
          <w:lang w:bidi="fa-IR"/>
        </w:rPr>
        <w:t xml:space="preserve"> and zonal components to new positions. By a nearest neighbor method</w:t>
      </w:r>
      <w:r w:rsidR="00ED3859" w:rsidRPr="00C95FCB">
        <w:rPr>
          <w:rFonts w:asciiTheme="majorBidi" w:eastAsiaTheme="minorEastAsia" w:hAnsiTheme="majorBidi" w:cstheme="majorBidi"/>
          <w:sz w:val="24"/>
          <w:szCs w:val="24"/>
          <w:lang w:bidi="fa-IR"/>
        </w:rPr>
        <w:t>,</w:t>
      </w:r>
      <w:r w:rsidR="00457547" w:rsidRPr="00C95FCB">
        <w:rPr>
          <w:rFonts w:asciiTheme="majorBidi" w:eastAsiaTheme="minorEastAsia" w:hAnsiTheme="majorBidi" w:cstheme="majorBidi"/>
          <w:sz w:val="24"/>
          <w:szCs w:val="24"/>
          <w:lang w:bidi="fa-IR"/>
        </w:rPr>
        <w:t xml:space="preserve"> the established positions value</w:t>
      </w:r>
      <w:r w:rsidR="00ED3859" w:rsidRPr="00C95FCB">
        <w:rPr>
          <w:rFonts w:asciiTheme="majorBidi" w:eastAsiaTheme="minorEastAsia" w:hAnsiTheme="majorBidi" w:cstheme="majorBidi"/>
          <w:sz w:val="24"/>
          <w:szCs w:val="24"/>
          <w:lang w:bidi="fa-IR"/>
        </w:rPr>
        <w:t>s</w:t>
      </w:r>
      <w:r w:rsidR="00457547" w:rsidRPr="00C95FCB">
        <w:rPr>
          <w:rFonts w:asciiTheme="majorBidi" w:eastAsiaTheme="minorEastAsia" w:hAnsiTheme="majorBidi" w:cstheme="majorBidi"/>
          <w:sz w:val="24"/>
          <w:szCs w:val="24"/>
          <w:lang w:bidi="fa-IR"/>
        </w:rPr>
        <w:t xml:space="preserve"> were estimated in their new positions. To avoid passing the -180 and 180 edges in the later step, an expanded grid was used.</w:t>
      </w:r>
      <w:r w:rsidR="00CF1FA8" w:rsidRPr="00C95FCB">
        <w:rPr>
          <w:rFonts w:asciiTheme="majorBidi" w:eastAsiaTheme="minorEastAsia" w:hAnsiTheme="majorBidi" w:cstheme="majorBidi"/>
          <w:sz w:val="24"/>
          <w:szCs w:val="24"/>
          <w:lang w:bidi="fa-IR"/>
        </w:rPr>
        <w:t xml:space="preserve"> The result is latitude and longitude of </w:t>
      </w:r>
      <w:proofErr w:type="gramStart"/>
      <w:r w:rsidR="00CF1FA8" w:rsidRPr="00C95FCB">
        <w:rPr>
          <w:rFonts w:asciiTheme="majorBidi" w:eastAsiaTheme="minorEastAsia" w:hAnsiTheme="majorBidi" w:cstheme="majorBidi"/>
          <w:sz w:val="24"/>
          <w:szCs w:val="24"/>
          <w:lang w:bidi="fa-IR"/>
        </w:rPr>
        <w:t>an</w:t>
      </w:r>
      <w:proofErr w:type="gramEnd"/>
      <w:r w:rsidR="00CF1FA8" w:rsidRPr="00C95FCB">
        <w:rPr>
          <w:rFonts w:asciiTheme="majorBidi" w:eastAsiaTheme="minorEastAsia" w:hAnsiTheme="majorBidi" w:cstheme="majorBidi"/>
          <w:sz w:val="24"/>
          <w:szCs w:val="24"/>
          <w:lang w:bidi="fa-IR"/>
        </w:rPr>
        <w:t xml:space="preserve"> graphically orbit shaped data container of RH fields. We need to change this to a grid format putting </w:t>
      </w:r>
      <w:proofErr w:type="spellStart"/>
      <w:r w:rsidR="00CF1FA8" w:rsidRPr="00C95FCB">
        <w:rPr>
          <w:rFonts w:asciiTheme="majorBidi" w:eastAsiaTheme="minorEastAsia" w:hAnsiTheme="majorBidi" w:cstheme="majorBidi"/>
          <w:sz w:val="24"/>
          <w:szCs w:val="24"/>
          <w:lang w:bidi="fa-IR"/>
        </w:rPr>
        <w:t>NaN</w:t>
      </w:r>
      <w:proofErr w:type="spellEnd"/>
      <w:r w:rsidR="00CF1FA8" w:rsidRPr="00C95FCB">
        <w:rPr>
          <w:rFonts w:asciiTheme="majorBidi" w:eastAsiaTheme="minorEastAsia" w:hAnsiTheme="majorBidi" w:cstheme="majorBidi"/>
          <w:sz w:val="24"/>
          <w:szCs w:val="24"/>
          <w:lang w:bidi="fa-IR"/>
        </w:rPr>
        <w:t xml:space="preserve"> where data is unavailable. </w:t>
      </w:r>
    </w:p>
    <w:p w14:paraId="749F7ED2" w14:textId="11430722" w:rsidR="00CF1FA8" w:rsidRPr="00C95FCB" w:rsidRDefault="00B50DDE" w:rsidP="00483DBB">
      <w:pPr>
        <w:jc w:val="both"/>
        <w:rPr>
          <w:rFonts w:asciiTheme="majorBidi" w:eastAsiaTheme="minorEastAsia" w:hAnsiTheme="majorBidi" w:cstheme="majorBidi"/>
          <w:sz w:val="24"/>
          <w:szCs w:val="24"/>
          <w:lang w:bidi="fa-IR"/>
        </w:rPr>
      </w:pPr>
      <w:r w:rsidRPr="00C95FCB">
        <w:rPr>
          <w:rFonts w:asciiTheme="majorBidi" w:eastAsiaTheme="minorEastAsia" w:hAnsiTheme="majorBidi" w:cstheme="majorBidi"/>
          <w:sz w:val="24"/>
          <w:szCs w:val="24"/>
          <w:lang w:bidi="fa-IR"/>
        </w:rPr>
        <w:t xml:space="preserve">The new </w:t>
      </w:r>
      <w:proofErr w:type="spellStart"/>
      <w:r w:rsidRPr="00C95FCB">
        <w:rPr>
          <w:rFonts w:asciiTheme="majorBidi" w:eastAsiaTheme="minorEastAsia" w:hAnsiTheme="majorBidi" w:cstheme="majorBidi"/>
          <w:sz w:val="24"/>
          <w:szCs w:val="24"/>
          <w:lang w:bidi="fa-IR"/>
        </w:rPr>
        <w:t>grided</w:t>
      </w:r>
      <w:proofErr w:type="spellEnd"/>
      <w:r w:rsidRPr="00C95FCB">
        <w:rPr>
          <w:rFonts w:asciiTheme="majorBidi" w:eastAsiaTheme="minorEastAsia" w:hAnsiTheme="majorBidi" w:cstheme="majorBidi"/>
          <w:sz w:val="24"/>
          <w:szCs w:val="24"/>
          <w:lang w:bidi="fa-IR"/>
        </w:rPr>
        <w:t xml:space="preserve"> data with 241*721*1 dimensions respectively for latitude, </w:t>
      </w:r>
      <w:proofErr w:type="spellStart"/>
      <w:r w:rsidRPr="00C95FCB">
        <w:rPr>
          <w:rFonts w:asciiTheme="majorBidi" w:eastAsiaTheme="minorEastAsia" w:hAnsiTheme="majorBidi" w:cstheme="majorBidi"/>
          <w:sz w:val="24"/>
          <w:szCs w:val="24"/>
          <w:lang w:bidi="fa-IR"/>
        </w:rPr>
        <w:t>longtitude</w:t>
      </w:r>
      <w:proofErr w:type="spellEnd"/>
      <w:r w:rsidRPr="00C95FCB">
        <w:rPr>
          <w:rFonts w:asciiTheme="majorBidi" w:eastAsiaTheme="minorEastAsia" w:hAnsiTheme="majorBidi" w:cstheme="majorBidi"/>
          <w:sz w:val="24"/>
          <w:szCs w:val="24"/>
          <w:lang w:bidi="fa-IR"/>
        </w:rPr>
        <w:t xml:space="preserve"> and time were obtained. The 1 time d</w:t>
      </w:r>
      <w:ins w:id="240" w:author="Brian Mapes" w:date="2018-06-18T23:33:00Z">
        <w:r w:rsidR="001C0991">
          <w:rPr>
            <w:rFonts w:asciiTheme="majorBidi" w:eastAsiaTheme="minorEastAsia" w:hAnsiTheme="majorBidi" w:cstheme="majorBidi"/>
            <w:sz w:val="24"/>
            <w:szCs w:val="24"/>
            <w:lang w:bidi="fa-IR"/>
          </w:rPr>
          <w:t>i</w:t>
        </w:r>
      </w:ins>
      <w:del w:id="241" w:author="Brian Mapes" w:date="2018-06-18T23:33:00Z">
        <w:r w:rsidRPr="00C95FCB" w:rsidDel="001C0991">
          <w:rPr>
            <w:rFonts w:asciiTheme="majorBidi" w:eastAsiaTheme="minorEastAsia" w:hAnsiTheme="majorBidi" w:cstheme="majorBidi"/>
            <w:sz w:val="24"/>
            <w:szCs w:val="24"/>
            <w:lang w:bidi="fa-IR"/>
          </w:rPr>
          <w:delText>e</w:delText>
        </w:r>
      </w:del>
      <w:r w:rsidRPr="00C95FCB">
        <w:rPr>
          <w:rFonts w:asciiTheme="majorBidi" w:eastAsiaTheme="minorEastAsia" w:hAnsiTheme="majorBidi" w:cstheme="majorBidi"/>
          <w:sz w:val="24"/>
          <w:szCs w:val="24"/>
          <w:lang w:bidi="fa-IR"/>
        </w:rPr>
        <w:t>m</w:t>
      </w:r>
      <w:ins w:id="242" w:author="Brian Mapes" w:date="2018-06-18T23:33:00Z">
        <w:r w:rsidR="001C0991">
          <w:rPr>
            <w:rFonts w:asciiTheme="majorBidi" w:eastAsiaTheme="minorEastAsia" w:hAnsiTheme="majorBidi" w:cstheme="majorBidi"/>
            <w:sz w:val="24"/>
            <w:szCs w:val="24"/>
            <w:lang w:bidi="fa-IR"/>
          </w:rPr>
          <w:t>e</w:t>
        </w:r>
      </w:ins>
      <w:del w:id="243" w:author="Brian Mapes" w:date="2018-06-18T23:33:00Z">
        <w:r w:rsidRPr="00C95FCB" w:rsidDel="001C0991">
          <w:rPr>
            <w:rFonts w:asciiTheme="majorBidi" w:eastAsiaTheme="minorEastAsia" w:hAnsiTheme="majorBidi" w:cstheme="majorBidi"/>
            <w:sz w:val="24"/>
            <w:szCs w:val="24"/>
            <w:lang w:bidi="fa-IR"/>
          </w:rPr>
          <w:delText>i</w:delText>
        </w:r>
      </w:del>
      <w:r w:rsidRPr="00C95FCB">
        <w:rPr>
          <w:rFonts w:asciiTheme="majorBidi" w:eastAsiaTheme="minorEastAsia" w:hAnsiTheme="majorBidi" w:cstheme="majorBidi"/>
          <w:sz w:val="24"/>
          <w:szCs w:val="24"/>
          <w:lang w:bidi="fa-IR"/>
        </w:rPr>
        <w:t>nsion is the central</w:t>
      </w:r>
      <w:ins w:id="244" w:author="Brian Mapes" w:date="2018-06-18T23:33:00Z">
        <w:r w:rsidR="001C0991">
          <w:rPr>
            <w:rFonts w:asciiTheme="majorBidi" w:eastAsiaTheme="minorEastAsia" w:hAnsiTheme="majorBidi" w:cstheme="majorBidi"/>
            <w:sz w:val="24"/>
            <w:szCs w:val="24"/>
            <w:lang w:bidi="fa-IR"/>
          </w:rPr>
          <w:t xml:space="preserve"> </w:t>
        </w:r>
      </w:ins>
      <w:r w:rsidRPr="00C95FCB">
        <w:rPr>
          <w:rFonts w:asciiTheme="majorBidi" w:eastAsiaTheme="minorEastAsia" w:hAnsiTheme="majorBidi" w:cstheme="majorBidi"/>
          <w:sz w:val="24"/>
          <w:szCs w:val="24"/>
          <w:lang w:bidi="fa-IR"/>
        </w:rPr>
        <w:t xml:space="preserve">(averaged) time that was forwarded or </w:t>
      </w:r>
      <w:proofErr w:type="spellStart"/>
      <w:r w:rsidRPr="00C95FCB">
        <w:rPr>
          <w:rFonts w:asciiTheme="majorBidi" w:eastAsiaTheme="minorEastAsia" w:hAnsiTheme="majorBidi" w:cstheme="majorBidi"/>
          <w:sz w:val="24"/>
          <w:szCs w:val="24"/>
          <w:lang w:bidi="fa-IR"/>
        </w:rPr>
        <w:t>backwarded</w:t>
      </w:r>
      <w:proofErr w:type="spellEnd"/>
      <w:r w:rsidRPr="00C95FCB">
        <w:rPr>
          <w:rFonts w:asciiTheme="majorBidi" w:eastAsiaTheme="minorEastAsia" w:hAnsiTheme="majorBidi" w:cstheme="majorBidi"/>
          <w:sz w:val="24"/>
          <w:szCs w:val="24"/>
          <w:lang w:bidi="fa-IR"/>
        </w:rPr>
        <w:t xml:space="preserve"> by one hour. Knowing that it is already the central time of the new swath, it would </w:t>
      </w:r>
      <w:r w:rsidRPr="00CC4DC6">
        <w:rPr>
          <w:rFonts w:asciiTheme="majorBidi" w:eastAsiaTheme="minorEastAsia" w:hAnsiTheme="majorBidi" w:cstheme="majorBidi"/>
          <w:sz w:val="24"/>
          <w:szCs w:val="24"/>
          <w:highlight w:val="yellow"/>
          <w:lang w:bidi="fa-IR"/>
          <w:rPrChange w:id="245" w:author="Brian Mapes" w:date="2018-06-18T23:35:00Z">
            <w:rPr>
              <w:rFonts w:asciiTheme="majorBidi" w:eastAsiaTheme="minorEastAsia" w:hAnsiTheme="majorBidi" w:cstheme="majorBidi"/>
              <w:sz w:val="24"/>
              <w:szCs w:val="24"/>
              <w:lang w:bidi="fa-IR"/>
            </w:rPr>
          </w:rPrChange>
        </w:rPr>
        <w:t xml:space="preserve">be used to homogenously distribute through the </w:t>
      </w:r>
      <w:proofErr w:type="spellStart"/>
      <w:r w:rsidRPr="00CC4DC6">
        <w:rPr>
          <w:rFonts w:asciiTheme="majorBidi" w:eastAsiaTheme="minorEastAsia" w:hAnsiTheme="majorBidi" w:cstheme="majorBidi"/>
          <w:sz w:val="24"/>
          <w:szCs w:val="24"/>
          <w:highlight w:val="yellow"/>
          <w:lang w:bidi="fa-IR"/>
          <w:rPrChange w:id="246" w:author="Brian Mapes" w:date="2018-06-18T23:35:00Z">
            <w:rPr>
              <w:rFonts w:asciiTheme="majorBidi" w:eastAsiaTheme="minorEastAsia" w:hAnsiTheme="majorBidi" w:cstheme="majorBidi"/>
              <w:sz w:val="24"/>
              <w:szCs w:val="24"/>
              <w:lang w:bidi="fa-IR"/>
            </w:rPr>
          </w:rPrChange>
        </w:rPr>
        <w:t>longtitude</w:t>
      </w:r>
      <w:proofErr w:type="spellEnd"/>
      <w:r w:rsidRPr="00CC4DC6">
        <w:rPr>
          <w:rFonts w:asciiTheme="majorBidi" w:eastAsiaTheme="minorEastAsia" w:hAnsiTheme="majorBidi" w:cstheme="majorBidi"/>
          <w:sz w:val="24"/>
          <w:szCs w:val="24"/>
          <w:highlight w:val="yellow"/>
          <w:lang w:bidi="fa-IR"/>
          <w:rPrChange w:id="247" w:author="Brian Mapes" w:date="2018-06-18T23:35:00Z">
            <w:rPr>
              <w:rFonts w:asciiTheme="majorBidi" w:eastAsiaTheme="minorEastAsia" w:hAnsiTheme="majorBidi" w:cstheme="majorBidi"/>
              <w:sz w:val="24"/>
              <w:szCs w:val="24"/>
              <w:lang w:bidi="fa-IR"/>
            </w:rPr>
          </w:rPrChange>
        </w:rPr>
        <w:t xml:space="preserve"> as for swath files. The last grid</w:t>
      </w:r>
      <w:ins w:id="248" w:author="Brian Mapes" w:date="2018-06-18T23:34:00Z">
        <w:r w:rsidR="00CC4DC6" w:rsidRPr="00CC4DC6">
          <w:rPr>
            <w:rFonts w:asciiTheme="majorBidi" w:eastAsiaTheme="minorEastAsia" w:hAnsiTheme="majorBidi" w:cstheme="majorBidi"/>
            <w:sz w:val="24"/>
            <w:szCs w:val="24"/>
            <w:highlight w:val="yellow"/>
            <w:lang w:bidi="fa-IR"/>
            <w:rPrChange w:id="249" w:author="Brian Mapes" w:date="2018-06-18T23:35:00Z">
              <w:rPr>
                <w:rFonts w:asciiTheme="majorBidi" w:eastAsiaTheme="minorEastAsia" w:hAnsiTheme="majorBidi" w:cstheme="majorBidi"/>
                <w:sz w:val="24"/>
                <w:szCs w:val="24"/>
                <w:lang w:bidi="fa-IR"/>
              </w:rPr>
            </w:rPrChange>
          </w:rPr>
          <w:t>d</w:t>
        </w:r>
      </w:ins>
      <w:r w:rsidRPr="00CC4DC6">
        <w:rPr>
          <w:rFonts w:asciiTheme="majorBidi" w:eastAsiaTheme="minorEastAsia" w:hAnsiTheme="majorBidi" w:cstheme="majorBidi"/>
          <w:sz w:val="24"/>
          <w:szCs w:val="24"/>
          <w:highlight w:val="yellow"/>
          <w:lang w:bidi="fa-IR"/>
          <w:rPrChange w:id="250" w:author="Brian Mapes" w:date="2018-06-18T23:35:00Z">
            <w:rPr>
              <w:rFonts w:asciiTheme="majorBidi" w:eastAsiaTheme="minorEastAsia" w:hAnsiTheme="majorBidi" w:cstheme="majorBidi"/>
              <w:sz w:val="24"/>
              <w:szCs w:val="24"/>
              <w:lang w:bidi="fa-IR"/>
            </w:rPr>
          </w:rPrChange>
        </w:rPr>
        <w:t>ed</w:t>
      </w:r>
      <w:del w:id="251" w:author="Brian Mapes" w:date="2018-06-18T23:34:00Z">
        <w:r w:rsidRPr="00CC4DC6" w:rsidDel="00CC4DC6">
          <w:rPr>
            <w:rFonts w:asciiTheme="majorBidi" w:eastAsiaTheme="minorEastAsia" w:hAnsiTheme="majorBidi" w:cstheme="majorBidi"/>
            <w:sz w:val="24"/>
            <w:szCs w:val="24"/>
            <w:highlight w:val="yellow"/>
            <w:lang w:bidi="fa-IR"/>
            <w:rPrChange w:id="252" w:author="Brian Mapes" w:date="2018-06-18T23:35:00Z">
              <w:rPr>
                <w:rFonts w:asciiTheme="majorBidi" w:eastAsiaTheme="minorEastAsia" w:hAnsiTheme="majorBidi" w:cstheme="majorBidi"/>
                <w:sz w:val="24"/>
                <w:szCs w:val="24"/>
                <w:lang w:bidi="fa-IR"/>
              </w:rPr>
            </w:rPrChange>
          </w:rPr>
          <w:delText>d</w:delText>
        </w:r>
      </w:del>
      <w:r w:rsidRPr="00CC4DC6">
        <w:rPr>
          <w:rFonts w:asciiTheme="majorBidi" w:eastAsiaTheme="minorEastAsia" w:hAnsiTheme="majorBidi" w:cstheme="majorBidi"/>
          <w:sz w:val="24"/>
          <w:szCs w:val="24"/>
          <w:highlight w:val="yellow"/>
          <w:lang w:bidi="fa-IR"/>
          <w:rPrChange w:id="253" w:author="Brian Mapes" w:date="2018-06-18T23:35:00Z">
            <w:rPr>
              <w:rFonts w:asciiTheme="majorBidi" w:eastAsiaTheme="minorEastAsia" w:hAnsiTheme="majorBidi" w:cstheme="majorBidi"/>
              <w:sz w:val="24"/>
              <w:szCs w:val="24"/>
              <w:lang w:bidi="fa-IR"/>
            </w:rPr>
          </w:rPrChange>
        </w:rPr>
        <w:t xml:space="preserve"> data thus will have a </w:t>
      </w:r>
      <w:proofErr w:type="gramStart"/>
      <w:r w:rsidRPr="00CC4DC6">
        <w:rPr>
          <w:rFonts w:asciiTheme="majorBidi" w:eastAsiaTheme="minorEastAsia" w:hAnsiTheme="majorBidi" w:cstheme="majorBidi"/>
          <w:sz w:val="24"/>
          <w:szCs w:val="24"/>
          <w:highlight w:val="yellow"/>
          <w:lang w:bidi="fa-IR"/>
          <w:rPrChange w:id="254" w:author="Brian Mapes" w:date="2018-06-18T23:35:00Z">
            <w:rPr>
              <w:rFonts w:asciiTheme="majorBidi" w:eastAsiaTheme="minorEastAsia" w:hAnsiTheme="majorBidi" w:cstheme="majorBidi"/>
              <w:sz w:val="24"/>
              <w:szCs w:val="24"/>
              <w:lang w:bidi="fa-IR"/>
            </w:rPr>
          </w:rPrChange>
        </w:rPr>
        <w:t>721 time</w:t>
      </w:r>
      <w:proofErr w:type="gramEnd"/>
      <w:r w:rsidRPr="00CC4DC6">
        <w:rPr>
          <w:rFonts w:asciiTheme="majorBidi" w:eastAsiaTheme="minorEastAsia" w:hAnsiTheme="majorBidi" w:cstheme="majorBidi"/>
          <w:sz w:val="24"/>
          <w:szCs w:val="24"/>
          <w:highlight w:val="yellow"/>
          <w:lang w:bidi="fa-IR"/>
          <w:rPrChange w:id="255" w:author="Brian Mapes" w:date="2018-06-18T23:35:00Z">
            <w:rPr>
              <w:rFonts w:asciiTheme="majorBidi" w:eastAsiaTheme="minorEastAsia" w:hAnsiTheme="majorBidi" w:cstheme="majorBidi"/>
              <w:sz w:val="24"/>
              <w:szCs w:val="24"/>
              <w:lang w:bidi="fa-IR"/>
            </w:rPr>
          </w:rPrChange>
        </w:rPr>
        <w:t xml:space="preserve"> step.</w:t>
      </w:r>
      <w:r w:rsidR="00CF1FA8" w:rsidRPr="00CC4DC6">
        <w:rPr>
          <w:rFonts w:asciiTheme="majorBidi" w:eastAsiaTheme="minorEastAsia" w:hAnsiTheme="majorBidi" w:cstheme="majorBidi"/>
          <w:sz w:val="24"/>
          <w:szCs w:val="24"/>
          <w:highlight w:val="yellow"/>
          <w:lang w:bidi="fa-IR"/>
          <w:rPrChange w:id="256" w:author="Brian Mapes" w:date="2018-06-18T23:35:00Z">
            <w:rPr>
              <w:rFonts w:asciiTheme="majorBidi" w:eastAsiaTheme="minorEastAsia" w:hAnsiTheme="majorBidi" w:cstheme="majorBidi"/>
              <w:sz w:val="24"/>
              <w:szCs w:val="24"/>
              <w:lang w:bidi="fa-IR"/>
            </w:rPr>
          </w:rPrChange>
        </w:rPr>
        <w:t xml:space="preserve"> But in the next step we will need the source observation time that has been </w:t>
      </w:r>
      <w:proofErr w:type="spellStart"/>
      <w:r w:rsidR="00CF1FA8" w:rsidRPr="00CC4DC6">
        <w:rPr>
          <w:rFonts w:asciiTheme="majorBidi" w:eastAsiaTheme="minorEastAsia" w:hAnsiTheme="majorBidi" w:cstheme="majorBidi"/>
          <w:sz w:val="24"/>
          <w:szCs w:val="24"/>
          <w:highlight w:val="yellow"/>
          <w:lang w:bidi="fa-IR"/>
          <w:rPrChange w:id="257" w:author="Brian Mapes" w:date="2018-06-18T23:35:00Z">
            <w:rPr>
              <w:rFonts w:asciiTheme="majorBidi" w:eastAsiaTheme="minorEastAsia" w:hAnsiTheme="majorBidi" w:cstheme="majorBidi"/>
              <w:sz w:val="24"/>
              <w:szCs w:val="24"/>
              <w:lang w:bidi="fa-IR"/>
            </w:rPr>
          </w:rPrChange>
        </w:rPr>
        <w:t>advected</w:t>
      </w:r>
      <w:proofErr w:type="spellEnd"/>
      <w:r w:rsidR="00CF1FA8" w:rsidRPr="00CC4DC6">
        <w:rPr>
          <w:rFonts w:asciiTheme="majorBidi" w:eastAsiaTheme="minorEastAsia" w:hAnsiTheme="majorBidi" w:cstheme="majorBidi"/>
          <w:sz w:val="24"/>
          <w:szCs w:val="24"/>
          <w:highlight w:val="yellow"/>
          <w:lang w:bidi="fa-IR"/>
          <w:rPrChange w:id="258" w:author="Brian Mapes" w:date="2018-06-18T23:35:00Z">
            <w:rPr>
              <w:rFonts w:asciiTheme="majorBidi" w:eastAsiaTheme="minorEastAsia" w:hAnsiTheme="majorBidi" w:cstheme="majorBidi"/>
              <w:sz w:val="24"/>
              <w:szCs w:val="24"/>
              <w:lang w:bidi="fa-IR"/>
            </w:rPr>
          </w:rPrChange>
        </w:rPr>
        <w:t xml:space="preserve">. In the same way we could </w:t>
      </w:r>
      <w:proofErr w:type="spellStart"/>
      <w:r w:rsidR="00CF1FA8" w:rsidRPr="00CC4DC6">
        <w:rPr>
          <w:rFonts w:asciiTheme="majorBidi" w:eastAsiaTheme="minorEastAsia" w:hAnsiTheme="majorBidi" w:cstheme="majorBidi"/>
          <w:sz w:val="24"/>
          <w:szCs w:val="24"/>
          <w:highlight w:val="yellow"/>
          <w:lang w:bidi="fa-IR"/>
          <w:rPrChange w:id="259" w:author="Brian Mapes" w:date="2018-06-18T23:35:00Z">
            <w:rPr>
              <w:rFonts w:asciiTheme="majorBidi" w:eastAsiaTheme="minorEastAsia" w:hAnsiTheme="majorBidi" w:cstheme="majorBidi"/>
              <w:sz w:val="24"/>
              <w:szCs w:val="24"/>
              <w:lang w:bidi="fa-IR"/>
            </w:rPr>
          </w:rPrChange>
        </w:rPr>
        <w:t>creat</w:t>
      </w:r>
      <w:proofErr w:type="spellEnd"/>
      <w:r w:rsidR="00CF1FA8" w:rsidRPr="00CC4DC6">
        <w:rPr>
          <w:rFonts w:asciiTheme="majorBidi" w:eastAsiaTheme="minorEastAsia" w:hAnsiTheme="majorBidi" w:cstheme="majorBidi"/>
          <w:sz w:val="24"/>
          <w:szCs w:val="24"/>
          <w:highlight w:val="yellow"/>
          <w:lang w:bidi="fa-IR"/>
          <w:rPrChange w:id="260" w:author="Brian Mapes" w:date="2018-06-18T23:35:00Z">
            <w:rPr>
              <w:rFonts w:asciiTheme="majorBidi" w:eastAsiaTheme="minorEastAsia" w:hAnsiTheme="majorBidi" w:cstheme="majorBidi"/>
              <w:sz w:val="24"/>
              <w:szCs w:val="24"/>
              <w:lang w:bidi="fa-IR"/>
            </w:rPr>
          </w:rPrChange>
        </w:rPr>
        <w:t xml:space="preserve"> the source time and writ them in another attribute to the file.</w:t>
      </w:r>
      <w:ins w:id="261" w:author="Brian Mapes" w:date="2018-06-18T23:35:00Z">
        <w:r w:rsidR="00CC4DC6">
          <w:rPr>
            <w:rFonts w:asciiTheme="majorBidi" w:eastAsiaTheme="minorEastAsia" w:hAnsiTheme="majorBidi" w:cstheme="majorBidi"/>
            <w:sz w:val="24"/>
            <w:szCs w:val="24"/>
            <w:lang w:bidi="fa-IR"/>
          </w:rPr>
          <w:t xml:space="preserve"> I can't understand this at all</w:t>
        </w:r>
      </w:ins>
    </w:p>
    <w:p w14:paraId="25D13C52" w14:textId="77777777" w:rsidR="00CF1FA8" w:rsidRPr="00C95FCB" w:rsidRDefault="00CF1FA8" w:rsidP="00CF1FA8">
      <w:pPr>
        <w:rPr>
          <w:rFonts w:asciiTheme="majorBidi" w:eastAsiaTheme="minorEastAsia" w:hAnsiTheme="majorBidi" w:cstheme="majorBidi"/>
          <w:sz w:val="24"/>
          <w:szCs w:val="24"/>
          <w:lang w:bidi="fa-IR"/>
        </w:rPr>
      </w:pPr>
    </w:p>
    <w:p w14:paraId="6703DD58" w14:textId="77777777" w:rsidR="00B50DDE" w:rsidRPr="00C95FCB" w:rsidRDefault="00B50DDE" w:rsidP="00B50DDE">
      <w:pPr>
        <w:rPr>
          <w:rFonts w:asciiTheme="majorBidi" w:eastAsiaTheme="minorEastAsia" w:hAnsiTheme="majorBidi" w:cstheme="majorBidi"/>
          <w:sz w:val="24"/>
          <w:szCs w:val="24"/>
          <w:lang w:bidi="fa-IR"/>
        </w:rPr>
      </w:pPr>
    </w:p>
    <w:p w14:paraId="1A4F64B8" w14:textId="77777777" w:rsidR="00B50DDE" w:rsidRPr="00C95FCB" w:rsidRDefault="00B50DDE" w:rsidP="00B50DDE">
      <w:pPr>
        <w:rPr>
          <w:rFonts w:asciiTheme="majorBidi" w:eastAsiaTheme="minorEastAsia" w:hAnsiTheme="majorBidi" w:cstheme="majorBidi"/>
          <w:sz w:val="24"/>
          <w:szCs w:val="24"/>
          <w:lang w:bidi="fa-IR"/>
        </w:rPr>
      </w:pPr>
      <w:r w:rsidRPr="00C95FCB">
        <w:rPr>
          <w:rFonts w:asciiTheme="majorBidi" w:eastAsiaTheme="minorEastAsia" w:hAnsiTheme="majorBidi" w:cstheme="majorBidi"/>
          <w:sz w:val="24"/>
          <w:szCs w:val="24"/>
          <w:lang w:bidi="fa-IR"/>
        </w:rPr>
        <w:lastRenderedPageBreak/>
        <w:t xml:space="preserve">These data being then structured to </w:t>
      </w:r>
      <w:proofErr w:type="spellStart"/>
      <w:r w:rsidRPr="00C95FCB">
        <w:rPr>
          <w:rFonts w:asciiTheme="majorBidi" w:eastAsiaTheme="minorEastAsia" w:hAnsiTheme="majorBidi" w:cstheme="majorBidi"/>
          <w:sz w:val="24"/>
          <w:szCs w:val="24"/>
          <w:lang w:bidi="fa-IR"/>
        </w:rPr>
        <w:t>matlab</w:t>
      </w:r>
      <w:proofErr w:type="spellEnd"/>
      <w:r w:rsidRPr="00C95FCB">
        <w:rPr>
          <w:rFonts w:asciiTheme="majorBidi" w:eastAsiaTheme="minorEastAsia" w:hAnsiTheme="majorBidi" w:cstheme="majorBidi"/>
          <w:sz w:val="24"/>
          <w:szCs w:val="24"/>
          <w:lang w:bidi="fa-IR"/>
        </w:rPr>
        <w:t xml:space="preserve"> files are called synths.</w:t>
      </w:r>
    </w:p>
    <w:p w14:paraId="72D7A1F6" w14:textId="77777777" w:rsidR="00457547" w:rsidRPr="00C95FCB" w:rsidRDefault="00B50DDE" w:rsidP="00AF45B3">
      <w:pPr>
        <w:rPr>
          <w:rFonts w:asciiTheme="majorBidi" w:eastAsiaTheme="minorEastAsia" w:hAnsiTheme="majorBidi" w:cstheme="majorBidi"/>
          <w:sz w:val="24"/>
          <w:szCs w:val="24"/>
          <w:lang w:bidi="fa-IR"/>
        </w:rPr>
      </w:pPr>
      <w:r w:rsidRPr="00C95FCB">
        <w:rPr>
          <w:rFonts w:asciiTheme="majorBidi" w:eastAsiaTheme="minorEastAsia" w:hAnsiTheme="majorBidi" w:cstheme="majorBidi"/>
          <w:sz w:val="24"/>
          <w:szCs w:val="24"/>
          <w:lang w:bidi="fa-IR"/>
        </w:rPr>
        <w:t xml:space="preserve">Figure is an interpretation of a synth. </w:t>
      </w:r>
    </w:p>
    <w:p w14:paraId="556D4045" w14:textId="77777777" w:rsidR="00B50DDE" w:rsidRPr="00C95FCB" w:rsidRDefault="00B50DDE" w:rsidP="00AF45B3">
      <w:pPr>
        <w:rPr>
          <w:rFonts w:asciiTheme="majorBidi" w:eastAsiaTheme="minorEastAsia" w:hAnsiTheme="majorBidi" w:cstheme="majorBidi"/>
          <w:sz w:val="24"/>
          <w:szCs w:val="24"/>
          <w:lang w:bidi="fa-IR"/>
        </w:rPr>
      </w:pPr>
    </w:p>
    <w:p w14:paraId="5B47721A" w14:textId="77777777" w:rsidR="00563124" w:rsidRPr="00C95FCB" w:rsidRDefault="00563124" w:rsidP="00AF45B3">
      <w:pPr>
        <w:rPr>
          <w:rFonts w:asciiTheme="majorBidi" w:eastAsiaTheme="minorEastAsia" w:hAnsiTheme="majorBidi" w:cstheme="majorBidi"/>
          <w:sz w:val="24"/>
          <w:szCs w:val="24"/>
          <w:rtl/>
          <w:lang w:bidi="fa-IR"/>
        </w:rPr>
      </w:pPr>
      <w:r w:rsidRPr="00C95FCB">
        <w:rPr>
          <w:rFonts w:asciiTheme="majorBidi" w:eastAsiaTheme="minorEastAsia" w:hAnsiTheme="majorBidi" w:cstheme="majorBidi"/>
          <w:sz w:val="24"/>
          <w:szCs w:val="24"/>
          <w:lang w:bidi="fa-IR"/>
        </w:rPr>
        <w:t xml:space="preserve"> </w:t>
      </w:r>
    </w:p>
    <w:p w14:paraId="5EF143E2" w14:textId="77777777" w:rsidR="0052537D" w:rsidRPr="00C95FCB" w:rsidRDefault="00B01895" w:rsidP="00270198">
      <w:pPr>
        <w:rPr>
          <w:rFonts w:asciiTheme="majorBidi" w:hAnsiTheme="majorBidi" w:cstheme="majorBidi"/>
          <w:sz w:val="24"/>
          <w:szCs w:val="24"/>
        </w:rPr>
      </w:pPr>
      <w:r w:rsidRPr="00C95FCB">
        <w:rPr>
          <w:rFonts w:asciiTheme="majorBidi" w:hAnsiTheme="majorBidi" w:cstheme="majorBidi"/>
          <w:sz w:val="24"/>
          <w:szCs w:val="24"/>
        </w:rPr>
        <w:t xml:space="preserve">Comparing with the ordinary orbit of SAPHIR, the distorted borders are recognized which show clearly the advection effect. </w:t>
      </w:r>
    </w:p>
    <w:p w14:paraId="68C61947" w14:textId="77777777" w:rsidR="007D24C0" w:rsidRPr="00C95FCB" w:rsidRDefault="007D24C0" w:rsidP="007D24C0">
      <w:pPr>
        <w:rPr>
          <w:rFonts w:asciiTheme="majorBidi" w:hAnsiTheme="majorBidi" w:cstheme="majorBidi"/>
          <w:sz w:val="24"/>
          <w:szCs w:val="24"/>
        </w:rPr>
      </w:pPr>
      <w:r w:rsidRPr="00C95FCB">
        <w:rPr>
          <w:rFonts w:asciiTheme="majorBidi" w:hAnsiTheme="majorBidi" w:cstheme="majorBidi"/>
          <w:sz w:val="24"/>
          <w:szCs w:val="24"/>
        </w:rPr>
        <w:t xml:space="preserve">We continue the advection to a limit DT-MAX where enough synth for the next pixel processing step is </w:t>
      </w:r>
      <w:proofErr w:type="gramStart"/>
      <w:r w:rsidRPr="00C95FCB">
        <w:rPr>
          <w:rFonts w:asciiTheme="majorBidi" w:hAnsiTheme="majorBidi" w:cstheme="majorBidi"/>
          <w:sz w:val="24"/>
          <w:szCs w:val="24"/>
        </w:rPr>
        <w:t>reached .</w:t>
      </w:r>
      <w:proofErr w:type="gramEnd"/>
      <w:r w:rsidRPr="00C95FCB">
        <w:rPr>
          <w:rFonts w:asciiTheme="majorBidi" w:hAnsiTheme="majorBidi" w:cstheme="majorBidi"/>
          <w:sz w:val="24"/>
          <w:szCs w:val="24"/>
        </w:rPr>
        <w:t xml:space="preserve"> Some pixels are just observed once a day therefor the synths are should be made to an extent that we have a minimum of 2 </w:t>
      </w:r>
      <w:proofErr w:type="spellStart"/>
      <w:r w:rsidRPr="00C95FCB">
        <w:rPr>
          <w:rFonts w:asciiTheme="majorBidi" w:hAnsiTheme="majorBidi" w:cstheme="majorBidi"/>
          <w:sz w:val="24"/>
          <w:szCs w:val="24"/>
        </w:rPr>
        <w:t>advected</w:t>
      </w:r>
      <w:proofErr w:type="spellEnd"/>
      <w:r w:rsidRPr="00C95FCB">
        <w:rPr>
          <w:rFonts w:asciiTheme="majorBidi" w:hAnsiTheme="majorBidi" w:cstheme="majorBidi"/>
          <w:sz w:val="24"/>
          <w:szCs w:val="24"/>
        </w:rPr>
        <w:t xml:space="preserve"> observation near each pixel. Cause there might exist a pixel which hasn’t been </w:t>
      </w:r>
      <w:proofErr w:type="spellStart"/>
      <w:r w:rsidRPr="00C95FCB">
        <w:rPr>
          <w:rFonts w:asciiTheme="majorBidi" w:hAnsiTheme="majorBidi" w:cstheme="majorBidi"/>
          <w:sz w:val="24"/>
          <w:szCs w:val="24"/>
        </w:rPr>
        <w:t>scaned</w:t>
      </w:r>
      <w:proofErr w:type="spellEnd"/>
      <w:r w:rsidRPr="00C95FCB">
        <w:rPr>
          <w:rFonts w:asciiTheme="majorBidi" w:hAnsiTheme="majorBidi" w:cstheme="majorBidi"/>
          <w:sz w:val="24"/>
          <w:szCs w:val="24"/>
        </w:rPr>
        <w:t>. (</w:t>
      </w:r>
      <w:proofErr w:type="gramStart"/>
      <w:r w:rsidRPr="00C95FCB">
        <w:rPr>
          <w:rFonts w:asciiTheme="majorBidi" w:hAnsiTheme="majorBidi" w:cstheme="majorBidi"/>
          <w:sz w:val="24"/>
          <w:szCs w:val="24"/>
        </w:rPr>
        <w:t>figures</w:t>
      </w:r>
      <w:proofErr w:type="gramEnd"/>
      <w:r w:rsidRPr="00C95FCB">
        <w:rPr>
          <w:rFonts w:asciiTheme="majorBidi" w:hAnsiTheme="majorBidi" w:cstheme="majorBidi"/>
          <w:sz w:val="24"/>
          <w:szCs w:val="24"/>
        </w:rPr>
        <w:t>…). DT-MAX is found in a trivial and error process with the next step.</w:t>
      </w:r>
    </w:p>
    <w:p w14:paraId="12C4B361" w14:textId="77777777" w:rsidR="0052537D" w:rsidRPr="00C95FCB" w:rsidRDefault="0052537D" w:rsidP="007D24C0">
      <w:pPr>
        <w:rPr>
          <w:rFonts w:asciiTheme="majorBidi" w:hAnsiTheme="majorBidi" w:cstheme="majorBidi"/>
          <w:b/>
          <w:bCs/>
          <w:sz w:val="24"/>
          <w:szCs w:val="24"/>
          <w:lang w:bidi="fa-IR"/>
        </w:rPr>
      </w:pPr>
      <w:r w:rsidRPr="00C95FCB">
        <w:rPr>
          <w:rFonts w:asciiTheme="majorBidi" w:hAnsiTheme="majorBidi" w:cstheme="majorBidi"/>
          <w:b/>
          <w:bCs/>
          <w:sz w:val="24"/>
          <w:szCs w:val="24"/>
          <w:lang w:bidi="fa-IR"/>
        </w:rPr>
        <w:t>2-Composite RH data and Analysis Tendency (AT)</w:t>
      </w:r>
    </w:p>
    <w:p w14:paraId="1F224A03" w14:textId="77777777" w:rsidR="0052537D" w:rsidRPr="00C95FCB" w:rsidRDefault="00270198" w:rsidP="0052537D">
      <w:pPr>
        <w:rPr>
          <w:rFonts w:asciiTheme="majorBidi" w:hAnsiTheme="majorBidi" w:cstheme="majorBidi"/>
          <w:sz w:val="24"/>
          <w:szCs w:val="24"/>
          <w:lang w:bidi="fa-IR"/>
        </w:rPr>
      </w:pPr>
      <w:r w:rsidRPr="00C95FCB">
        <w:rPr>
          <w:rFonts w:asciiTheme="majorBidi" w:hAnsiTheme="majorBidi" w:cstheme="majorBidi"/>
          <w:sz w:val="24"/>
          <w:szCs w:val="24"/>
          <w:lang w:bidi="fa-IR"/>
        </w:rPr>
        <w:t>In this level we center on the each pixel to create target container of the following variables:</w:t>
      </w:r>
    </w:p>
    <w:p w14:paraId="017E0A4B" w14:textId="77777777" w:rsidR="00270198" w:rsidRPr="00270198" w:rsidRDefault="00270198" w:rsidP="00270198">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proofErr w:type="gramStart"/>
      <w:r w:rsidRPr="00C95FCB">
        <w:rPr>
          <w:rFonts w:asciiTheme="majorBidi" w:eastAsia="Times New Roman" w:hAnsiTheme="majorBidi" w:cstheme="majorBidi"/>
          <w:b/>
          <w:bCs/>
          <w:color w:val="000000"/>
          <w:sz w:val="24"/>
          <w:szCs w:val="24"/>
        </w:rPr>
        <w:t>WV</w:t>
      </w:r>
      <w:r w:rsidRPr="00270198">
        <w:rPr>
          <w:rFonts w:asciiTheme="majorBidi" w:eastAsia="Times New Roman" w:hAnsiTheme="majorBidi" w:cstheme="majorBidi"/>
          <w:color w:val="000000"/>
          <w:sz w:val="24"/>
          <w:szCs w:val="24"/>
        </w:rPr>
        <w:t> </w:t>
      </w:r>
      <w:r w:rsidR="005A331F" w:rsidRPr="00C95FCB">
        <w:rPr>
          <w:rFonts w:asciiTheme="majorBidi" w:eastAsia="Times New Roman" w:hAnsiTheme="majorBidi" w:cstheme="majorBidi"/>
          <w:color w:val="000000"/>
          <w:sz w:val="24"/>
          <w:szCs w:val="24"/>
        </w:rPr>
        <w:t>:</w:t>
      </w:r>
      <w:proofErr w:type="gramEnd"/>
      <w:r w:rsidR="005A331F" w:rsidRPr="00C95FCB">
        <w:rPr>
          <w:rFonts w:asciiTheme="majorBidi" w:eastAsia="Times New Roman" w:hAnsiTheme="majorBidi" w:cstheme="majorBidi"/>
          <w:color w:val="000000"/>
          <w:sz w:val="24"/>
          <w:szCs w:val="24"/>
        </w:rPr>
        <w:t xml:space="preserve"> </w:t>
      </w:r>
      <w:r w:rsidRPr="00270198">
        <w:rPr>
          <w:rFonts w:asciiTheme="majorBidi" w:eastAsia="Times New Roman" w:hAnsiTheme="majorBidi" w:cstheme="majorBidi"/>
          <w:color w:val="000000"/>
          <w:sz w:val="24"/>
          <w:szCs w:val="24"/>
        </w:rPr>
        <w:t xml:space="preserve">(water vapor averaged over the nearest 2 times, forward </w:t>
      </w:r>
      <w:r w:rsidRPr="00C95FCB">
        <w:rPr>
          <w:rFonts w:asciiTheme="majorBidi" w:eastAsia="Times New Roman" w:hAnsiTheme="majorBidi" w:cstheme="majorBidi"/>
          <w:color w:val="000000"/>
          <w:sz w:val="24"/>
          <w:szCs w:val="24"/>
        </w:rPr>
        <w:t>and backward, from the pixel’s time</w:t>
      </w:r>
      <w:r w:rsidRPr="00270198">
        <w:rPr>
          <w:rFonts w:asciiTheme="majorBidi" w:eastAsia="Times New Roman" w:hAnsiTheme="majorBidi" w:cstheme="majorBidi"/>
          <w:color w:val="000000"/>
          <w:sz w:val="24"/>
          <w:szCs w:val="24"/>
        </w:rPr>
        <w:t>)</w:t>
      </w:r>
    </w:p>
    <w:p w14:paraId="5B5D915F" w14:textId="77777777" w:rsidR="00270198" w:rsidRPr="00270198" w:rsidRDefault="00270198" w:rsidP="00B00ED9">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proofErr w:type="gramStart"/>
      <w:r w:rsidRPr="00C95FCB">
        <w:rPr>
          <w:rFonts w:asciiTheme="majorBidi" w:eastAsia="Times New Roman" w:hAnsiTheme="majorBidi" w:cstheme="majorBidi"/>
          <w:b/>
          <w:bCs/>
          <w:color w:val="000000"/>
          <w:sz w:val="24"/>
          <w:szCs w:val="24"/>
        </w:rPr>
        <w:t>AT</w:t>
      </w:r>
      <w:r w:rsidRPr="00270198">
        <w:rPr>
          <w:rFonts w:asciiTheme="majorBidi" w:eastAsia="Times New Roman" w:hAnsiTheme="majorBidi" w:cstheme="majorBidi"/>
          <w:color w:val="000000"/>
          <w:sz w:val="24"/>
          <w:szCs w:val="24"/>
        </w:rPr>
        <w:t> </w:t>
      </w:r>
      <w:r w:rsidR="005A331F" w:rsidRPr="00C95FCB">
        <w:rPr>
          <w:rFonts w:asciiTheme="majorBidi" w:eastAsia="Times New Roman" w:hAnsiTheme="majorBidi" w:cstheme="majorBidi"/>
          <w:color w:val="000000"/>
          <w:sz w:val="24"/>
          <w:szCs w:val="24"/>
        </w:rPr>
        <w:t>:</w:t>
      </w:r>
      <w:proofErr w:type="gramEnd"/>
      <w:r w:rsidR="005A331F" w:rsidRPr="00C95FCB">
        <w:rPr>
          <w:rFonts w:asciiTheme="majorBidi" w:eastAsia="Times New Roman" w:hAnsiTheme="majorBidi" w:cstheme="majorBidi"/>
          <w:color w:val="000000"/>
          <w:sz w:val="24"/>
          <w:szCs w:val="24"/>
        </w:rPr>
        <w:t xml:space="preserve"> T</w:t>
      </w:r>
      <w:r w:rsidRPr="00270198">
        <w:rPr>
          <w:rFonts w:asciiTheme="majorBidi" w:eastAsia="Times New Roman" w:hAnsiTheme="majorBidi" w:cstheme="majorBidi"/>
          <w:color w:val="000000"/>
          <w:sz w:val="24"/>
          <w:szCs w:val="24"/>
        </w:rPr>
        <w:t xml:space="preserve">he 'analysis tendency' of the morphing operation, representing the </w:t>
      </w:r>
      <w:proofErr w:type="spellStart"/>
      <w:r w:rsidRPr="00270198">
        <w:rPr>
          <w:rFonts w:asciiTheme="majorBidi" w:eastAsia="Times New Roman" w:hAnsiTheme="majorBidi" w:cstheme="majorBidi"/>
          <w:color w:val="000000"/>
          <w:sz w:val="24"/>
          <w:szCs w:val="24"/>
        </w:rPr>
        <w:t>horizintally</w:t>
      </w:r>
      <w:proofErr w:type="spellEnd"/>
      <w:r w:rsidRPr="00270198">
        <w:rPr>
          <w:rFonts w:asciiTheme="majorBidi" w:eastAsia="Times New Roman" w:hAnsiTheme="majorBidi" w:cstheme="majorBidi"/>
          <w:color w:val="000000"/>
          <w:sz w:val="24"/>
          <w:szCs w:val="24"/>
        </w:rPr>
        <w:t xml:space="preserve"> </w:t>
      </w:r>
      <w:proofErr w:type="spellStart"/>
      <w:r w:rsidRPr="00270198">
        <w:rPr>
          <w:rFonts w:asciiTheme="majorBidi" w:eastAsia="Times New Roman" w:hAnsiTheme="majorBidi" w:cstheme="majorBidi"/>
          <w:color w:val="000000"/>
          <w:sz w:val="24"/>
          <w:szCs w:val="24"/>
        </w:rPr>
        <w:t>Lagrangian</w:t>
      </w:r>
      <w:proofErr w:type="spellEnd"/>
      <w:r w:rsidRPr="00270198">
        <w:rPr>
          <w:rFonts w:asciiTheme="majorBidi" w:eastAsia="Times New Roman" w:hAnsiTheme="majorBidi" w:cstheme="majorBidi"/>
          <w:color w:val="000000"/>
          <w:sz w:val="24"/>
          <w:szCs w:val="24"/>
        </w:rPr>
        <w:t xml:space="preserve"> tendency, or more profoundly, representing the sum of all physical source-sink terms from a RHS perspective).</w:t>
      </w:r>
      <w:r w:rsidR="00B00ED9" w:rsidRPr="00C95FCB">
        <w:rPr>
          <w:rFonts w:asciiTheme="majorBidi" w:eastAsia="Times New Roman" w:hAnsiTheme="majorBidi" w:cstheme="majorBidi"/>
          <w:color w:val="000000"/>
          <w:sz w:val="24"/>
          <w:szCs w:val="24"/>
        </w:rPr>
        <w:t xml:space="preserve"> </w:t>
      </w:r>
    </w:p>
    <w:p w14:paraId="2F9ED736" w14:textId="77777777" w:rsidR="005A331F" w:rsidRPr="00C95FCB" w:rsidRDefault="00270198" w:rsidP="005A331F">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proofErr w:type="spellStart"/>
      <w:proofErr w:type="gramStart"/>
      <w:r w:rsidRPr="00C95FCB">
        <w:rPr>
          <w:rFonts w:asciiTheme="majorBidi" w:eastAsia="Times New Roman" w:hAnsiTheme="majorBidi" w:cstheme="majorBidi"/>
          <w:b/>
          <w:bCs/>
          <w:color w:val="000000"/>
          <w:sz w:val="24"/>
          <w:szCs w:val="24"/>
        </w:rPr>
        <w:t>t</w:t>
      </w:r>
      <w:proofErr w:type="gramEnd"/>
      <w:r w:rsidRPr="00C95FCB">
        <w:rPr>
          <w:rFonts w:asciiTheme="majorBidi" w:eastAsia="Times New Roman" w:hAnsiTheme="majorBidi" w:cstheme="majorBidi"/>
          <w:b/>
          <w:bCs/>
          <w:color w:val="000000"/>
          <w:sz w:val="24"/>
          <w:szCs w:val="24"/>
        </w:rPr>
        <w:t>_early</w:t>
      </w:r>
      <w:proofErr w:type="spellEnd"/>
      <w:r w:rsidR="005A331F" w:rsidRPr="00C95FCB">
        <w:rPr>
          <w:rFonts w:asciiTheme="majorBidi" w:eastAsia="Times New Roman" w:hAnsiTheme="majorBidi" w:cstheme="majorBidi"/>
          <w:color w:val="000000"/>
          <w:sz w:val="24"/>
          <w:szCs w:val="24"/>
        </w:rPr>
        <w:t xml:space="preserve">: </w:t>
      </w:r>
      <w:r w:rsidRPr="00270198">
        <w:rPr>
          <w:rFonts w:asciiTheme="majorBidi" w:eastAsia="Times New Roman" w:hAnsiTheme="majorBidi" w:cstheme="majorBidi"/>
          <w:color w:val="000000"/>
          <w:sz w:val="24"/>
          <w:szCs w:val="24"/>
        </w:rPr>
        <w:t>the time of the earlier observation that made the above products</w:t>
      </w:r>
      <w:r w:rsidR="005A331F" w:rsidRPr="00C95FCB">
        <w:rPr>
          <w:rFonts w:asciiTheme="majorBidi" w:eastAsia="Times New Roman" w:hAnsiTheme="majorBidi" w:cstheme="majorBidi"/>
          <w:color w:val="000000"/>
          <w:sz w:val="24"/>
          <w:szCs w:val="24"/>
        </w:rPr>
        <w:t>(WV and AT)</w:t>
      </w:r>
    </w:p>
    <w:p w14:paraId="7BB2EE8E" w14:textId="77777777" w:rsidR="00270198" w:rsidRPr="00C95FCB" w:rsidRDefault="00270198" w:rsidP="005A331F">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proofErr w:type="spellStart"/>
      <w:r w:rsidRPr="00C95FCB">
        <w:rPr>
          <w:rFonts w:asciiTheme="majorBidi" w:eastAsia="Times New Roman" w:hAnsiTheme="majorBidi" w:cstheme="majorBidi"/>
          <w:b/>
          <w:bCs/>
          <w:color w:val="000000"/>
          <w:sz w:val="24"/>
          <w:szCs w:val="24"/>
        </w:rPr>
        <w:t>t_late</w:t>
      </w:r>
      <w:proofErr w:type="spellEnd"/>
      <w:r w:rsidR="005A331F" w:rsidRPr="00C95FCB">
        <w:rPr>
          <w:rFonts w:asciiTheme="majorBidi" w:eastAsia="Times New Roman" w:hAnsiTheme="majorBidi" w:cstheme="majorBidi"/>
          <w:color w:val="000000"/>
          <w:sz w:val="24"/>
          <w:szCs w:val="24"/>
        </w:rPr>
        <w:t xml:space="preserve">: </w:t>
      </w:r>
      <w:r w:rsidRPr="00270198">
        <w:rPr>
          <w:rFonts w:asciiTheme="majorBidi" w:eastAsia="Times New Roman" w:hAnsiTheme="majorBidi" w:cstheme="majorBidi"/>
          <w:color w:val="000000"/>
          <w:sz w:val="24"/>
          <w:szCs w:val="24"/>
        </w:rPr>
        <w:t xml:space="preserve">the time </w:t>
      </w:r>
      <w:r w:rsidR="005A331F" w:rsidRPr="00C95FCB">
        <w:rPr>
          <w:rFonts w:asciiTheme="majorBidi" w:eastAsia="Times New Roman" w:hAnsiTheme="majorBidi" w:cstheme="majorBidi"/>
          <w:color w:val="000000"/>
          <w:sz w:val="24"/>
          <w:szCs w:val="24"/>
        </w:rPr>
        <w:t xml:space="preserve">of the later observation </w:t>
      </w:r>
      <w:r w:rsidR="005A331F" w:rsidRPr="00270198">
        <w:rPr>
          <w:rFonts w:asciiTheme="majorBidi" w:eastAsia="Times New Roman" w:hAnsiTheme="majorBidi" w:cstheme="majorBidi"/>
          <w:color w:val="000000"/>
          <w:sz w:val="24"/>
          <w:szCs w:val="24"/>
        </w:rPr>
        <w:t>that made the above products</w:t>
      </w:r>
      <w:r w:rsidR="005A331F" w:rsidRPr="00C95FCB">
        <w:rPr>
          <w:rFonts w:asciiTheme="majorBidi" w:eastAsia="Times New Roman" w:hAnsiTheme="majorBidi" w:cstheme="majorBidi"/>
          <w:color w:val="000000"/>
          <w:sz w:val="24"/>
          <w:szCs w:val="24"/>
        </w:rPr>
        <w:t xml:space="preserve"> (WV and AT)</w:t>
      </w:r>
    </w:p>
    <w:p w14:paraId="1A76C9C8" w14:textId="77777777" w:rsidR="000E0F0B" w:rsidRPr="00C95FCB" w:rsidRDefault="000E0F0B" w:rsidP="000E0F0B">
      <w:pPr>
        <w:pStyle w:val="NormalWeb"/>
        <w:shd w:val="clear" w:color="auto" w:fill="FFFFFF"/>
        <w:spacing w:before="240" w:beforeAutospacing="0" w:after="150" w:afterAutospacing="0"/>
        <w:rPr>
          <w:rFonts w:asciiTheme="majorBidi" w:hAnsiTheme="majorBidi" w:cstheme="majorBidi"/>
          <w:color w:val="000000"/>
        </w:rPr>
      </w:pPr>
      <w:r w:rsidRPr="00C95FCB">
        <w:rPr>
          <w:rFonts w:asciiTheme="majorBidi" w:hAnsiTheme="majorBidi" w:cstheme="majorBidi"/>
          <w:color w:val="000000"/>
        </w:rPr>
        <w:t>To fill the above arrays, we will use the </w:t>
      </w:r>
      <w:r w:rsidRPr="00C95FCB">
        <w:rPr>
          <w:rStyle w:val="Emphasis"/>
          <w:rFonts w:asciiTheme="majorBidi" w:hAnsiTheme="majorBidi" w:cstheme="majorBidi"/>
          <w:color w:val="000000"/>
        </w:rPr>
        <w:t>time-proximity-weighted average</w:t>
      </w:r>
      <w:r w:rsidRPr="00C95FCB">
        <w:rPr>
          <w:rFonts w:asciiTheme="majorBidi" w:hAnsiTheme="majorBidi" w:cstheme="majorBidi"/>
          <w:color w:val="000000"/>
        </w:rPr>
        <w:t> for WV500:</w:t>
      </w:r>
    </w:p>
    <w:p w14:paraId="5A27AB70" w14:textId="77777777" w:rsidR="00B304F0" w:rsidRPr="00C95FCB" w:rsidRDefault="006701BF" w:rsidP="000E0F0B">
      <w:pPr>
        <w:pStyle w:val="NormalWeb"/>
        <w:shd w:val="clear" w:color="auto" w:fill="FFFFFF"/>
        <w:spacing w:before="240" w:beforeAutospacing="0" w:after="150" w:afterAutospacing="0"/>
        <w:rPr>
          <w:rStyle w:val="mi"/>
          <w:rFonts w:asciiTheme="majorBidi" w:hAnsiTheme="majorBidi" w:cstheme="majorBidi"/>
          <w:color w:val="000000"/>
          <w:bdr w:val="none" w:sz="0" w:space="0" w:color="auto" w:frame="1"/>
        </w:rPr>
      </w:pPr>
      <m:oMathPara>
        <m:oMath>
          <m:f>
            <m:fPr>
              <m:type m:val="lin"/>
              <m:ctrlPr>
                <w:rPr>
                  <w:rStyle w:val="mi"/>
                  <w:rFonts w:ascii="Cambria Math" w:hAnsi="Cambria Math" w:cstheme="majorBidi"/>
                  <w:color w:val="000000"/>
                  <w:bdr w:val="none" w:sz="0" w:space="0" w:color="auto" w:frame="1"/>
                </w:rPr>
              </m:ctrlPr>
            </m:fPr>
            <m:num>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WV</m:t>
                  </m:r>
                </m:e>
                <m:sub>
                  <m:r>
                    <m:rPr>
                      <m:sty m:val="p"/>
                    </m:rPr>
                    <w:rPr>
                      <w:rStyle w:val="mi"/>
                      <w:rFonts w:ascii="Cambria Math" w:hAnsi="Cambria Math" w:cstheme="majorBidi"/>
                      <w:color w:val="000000"/>
                      <w:bdr w:val="none" w:sz="0" w:space="0" w:color="auto" w:frame="1"/>
                    </w:rPr>
                    <m:t>composite</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WV</m:t>
                  </m:r>
                </m:e>
                <m:sub>
                  <m:r>
                    <m:rPr>
                      <m:sty m:val="p"/>
                    </m:rPr>
                    <w:rPr>
                      <w:rStyle w:val="mi"/>
                      <w:rFonts w:ascii="Cambria Math" w:hAnsi="Cambria Math" w:cstheme="majorBidi"/>
                      <w:color w:val="000000"/>
                      <w:bdr w:val="none" w:sz="0" w:space="0" w:color="auto" w:frame="1"/>
                    </w:rPr>
                    <m:t>after</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befor</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WV</m:t>
                  </m:r>
                </m:e>
                <m:sub>
                  <m:r>
                    <m:rPr>
                      <m:sty m:val="p"/>
                    </m:rPr>
                    <w:rPr>
                      <w:rStyle w:val="mi"/>
                      <w:rFonts w:ascii="Cambria Math" w:hAnsi="Cambria Math" w:cstheme="majorBidi"/>
                      <w:color w:val="000000"/>
                      <w:bdr w:val="none" w:sz="0" w:space="0" w:color="auto" w:frame="1"/>
                    </w:rPr>
                    <m:t>before</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after</m:t>
                  </m:r>
                </m:sub>
              </m:sSub>
              <m:r>
                <w:rPr>
                  <w:rStyle w:val="mi"/>
                  <w:rFonts w:ascii="Cambria Math" w:hAnsi="Cambria Math" w:cstheme="majorBidi"/>
                  <w:color w:val="000000"/>
                  <w:bdr w:val="none" w:sz="0" w:space="0" w:color="auto" w:frame="1"/>
                </w:rPr>
                <m:t>)</m:t>
              </m:r>
            </m:num>
            <m:den>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before</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after</m:t>
                  </m:r>
                </m:sub>
              </m:sSub>
              <m:r>
                <w:rPr>
                  <w:rStyle w:val="mi"/>
                  <w:rFonts w:ascii="Cambria Math" w:hAnsi="Cambria Math" w:cstheme="majorBidi"/>
                  <w:color w:val="000000"/>
                  <w:bdr w:val="none" w:sz="0" w:space="0" w:color="auto" w:frame="1"/>
                </w:rPr>
                <m:t>)</m:t>
              </m:r>
            </m:den>
          </m:f>
        </m:oMath>
      </m:oMathPara>
    </w:p>
    <w:p w14:paraId="3EE8C0DA" w14:textId="77777777" w:rsidR="00B00ED9" w:rsidRPr="00270198" w:rsidRDefault="00B00ED9" w:rsidP="00B00ED9">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r w:rsidRPr="00C95FCB">
        <w:rPr>
          <w:rFonts w:asciiTheme="majorBidi" w:hAnsiTheme="majorBidi" w:cstheme="majorBidi"/>
          <w:sz w:val="24"/>
          <w:szCs w:val="24"/>
        </w:rPr>
        <w:t xml:space="preserve">Once the composites of WV we are made in </w:t>
      </w:r>
      <w:proofErr w:type="spellStart"/>
      <w:r w:rsidRPr="00C95FCB">
        <w:rPr>
          <w:rFonts w:asciiTheme="majorBidi" w:hAnsiTheme="majorBidi" w:cstheme="majorBidi"/>
          <w:sz w:val="24"/>
          <w:szCs w:val="24"/>
        </w:rPr>
        <w:t>difined</w:t>
      </w:r>
      <w:proofErr w:type="spellEnd"/>
      <w:r w:rsidRPr="00C95FCB">
        <w:rPr>
          <w:rFonts w:asciiTheme="majorBidi" w:hAnsiTheme="majorBidi" w:cstheme="majorBidi"/>
          <w:sz w:val="24"/>
          <w:szCs w:val="24"/>
        </w:rPr>
        <w:t xml:space="preserve"> times in each pixel, we are able to compute AT</w:t>
      </w:r>
    </w:p>
    <w:p w14:paraId="023B4AE2" w14:textId="77777777" w:rsidR="000E0F0B" w:rsidRPr="00C95FCB" w:rsidRDefault="00B00ED9" w:rsidP="000E0F0B">
      <w:pPr>
        <w:pStyle w:val="NormalWeb"/>
        <w:shd w:val="clear" w:color="auto" w:fill="FFFFFF"/>
        <w:spacing w:before="240" w:beforeAutospacing="0" w:after="150" w:afterAutospacing="0"/>
        <w:rPr>
          <w:rFonts w:asciiTheme="majorBidi" w:hAnsiTheme="majorBidi" w:cstheme="majorBidi"/>
          <w:color w:val="000000"/>
        </w:rPr>
      </w:pPr>
      <w:r w:rsidRPr="00C95FCB">
        <w:rPr>
          <w:rFonts w:asciiTheme="majorBidi" w:hAnsiTheme="majorBidi" w:cstheme="majorBidi"/>
          <w:color w:val="000000"/>
        </w:rPr>
        <w:t xml:space="preserve">The </w:t>
      </w:r>
      <w:r w:rsidR="000E0F0B" w:rsidRPr="00C95FCB">
        <w:rPr>
          <w:rFonts w:asciiTheme="majorBidi" w:hAnsiTheme="majorBidi" w:cstheme="majorBidi"/>
          <w:color w:val="000000"/>
        </w:rPr>
        <w:t>simplest </w:t>
      </w:r>
      <w:r w:rsidR="000E0F0B" w:rsidRPr="00C95FCB">
        <w:rPr>
          <w:rStyle w:val="Emphasis"/>
          <w:rFonts w:asciiTheme="majorBidi" w:hAnsiTheme="majorBidi" w:cstheme="majorBidi"/>
          <w:color w:val="000000"/>
        </w:rPr>
        <w:t>estimate of the time derivative</w:t>
      </w:r>
      <w:r w:rsidR="000E0F0B" w:rsidRPr="00C95FCB">
        <w:rPr>
          <w:rFonts w:asciiTheme="majorBidi" w:hAnsiTheme="majorBidi" w:cstheme="majorBidi"/>
          <w:color w:val="000000"/>
        </w:rPr>
        <w:t> using the before and after observations:</w:t>
      </w:r>
    </w:p>
    <w:p w14:paraId="37B471DB" w14:textId="77777777" w:rsidR="000E0F0B" w:rsidRPr="00C95FCB" w:rsidRDefault="006701BF" w:rsidP="00F000A2">
      <w:pPr>
        <w:pStyle w:val="NormalWeb"/>
        <w:shd w:val="clear" w:color="auto" w:fill="FFFFFF"/>
        <w:spacing w:before="0" w:beforeAutospacing="0" w:after="0" w:afterAutospacing="0"/>
        <w:rPr>
          <w:rFonts w:asciiTheme="majorBidi" w:hAnsiTheme="majorBidi" w:cstheme="majorBidi"/>
          <w:color w:val="000000"/>
        </w:rPr>
      </w:pPr>
      <m:oMathPara>
        <m:oMath>
          <m:f>
            <m:fPr>
              <m:type m:val="lin"/>
              <m:ctrlPr>
                <w:rPr>
                  <w:rStyle w:val="mi"/>
                  <w:rFonts w:ascii="Cambria Math" w:hAnsi="Cambria Math" w:cstheme="majorBidi"/>
                  <w:color w:val="000000"/>
                  <w:bdr w:val="none" w:sz="0" w:space="0" w:color="auto" w:frame="1"/>
                </w:rPr>
              </m:ctrlPr>
            </m:fPr>
            <m:num>
              <m:r>
                <w:rPr>
                  <w:rStyle w:val="mi"/>
                  <w:rFonts w:ascii="Cambria Math" w:hAnsi="Cambria Math" w:cstheme="majorBidi"/>
                  <w:color w:val="000000"/>
                  <w:bdr w:val="none" w:sz="0" w:space="0" w:color="auto" w:frame="1"/>
                </w:rPr>
                <m:t>AT=(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WV</m:t>
                  </m:r>
                </m:e>
                <m:sub>
                  <m:r>
                    <m:rPr>
                      <m:sty m:val="p"/>
                    </m:rPr>
                    <w:rPr>
                      <w:rStyle w:val="mi"/>
                      <w:rFonts w:ascii="Cambria Math" w:hAnsi="Cambria Math" w:cstheme="majorBidi"/>
                      <w:color w:val="000000"/>
                      <w:bdr w:val="none" w:sz="0" w:space="0" w:color="auto" w:frame="1"/>
                    </w:rPr>
                    <m:t>after</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WV</m:t>
                  </m:r>
                </m:e>
                <m:sub>
                  <m:r>
                    <m:rPr>
                      <m:sty m:val="p"/>
                    </m:rPr>
                    <w:rPr>
                      <w:rStyle w:val="mi"/>
                      <w:rFonts w:ascii="Cambria Math" w:hAnsi="Cambria Math" w:cstheme="majorBidi"/>
                      <w:color w:val="000000"/>
                      <w:bdr w:val="none" w:sz="0" w:space="0" w:color="auto" w:frame="1"/>
                    </w:rPr>
                    <m:t>befor</m:t>
                  </m:r>
                </m:sub>
              </m:sSub>
              <m:r>
                <w:rPr>
                  <w:rStyle w:val="mi"/>
                  <w:rFonts w:ascii="Cambria Math" w:hAnsi="Cambria Math" w:cstheme="majorBidi"/>
                  <w:color w:val="000000"/>
                  <w:bdr w:val="none" w:sz="0" w:space="0" w:color="auto" w:frame="1"/>
                </w:rPr>
                <m:t>)</m:t>
              </m:r>
            </m:num>
            <m:den>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before</m:t>
                  </m:r>
                </m:sub>
              </m:sSub>
              <m:r>
                <w:rPr>
                  <w:rStyle w:val="mi"/>
                  <w:rFonts w:ascii="Cambria Math" w:hAnsi="Cambria Math" w:cstheme="majorBidi"/>
                  <w:color w:val="000000"/>
                  <w:bdr w:val="none" w:sz="0" w:space="0" w:color="auto" w:frame="1"/>
                </w:rPr>
                <m:t>+</m:t>
              </m:r>
              <m:sSub>
                <m:sSubPr>
                  <m:ctrlPr>
                    <w:rPr>
                      <w:rStyle w:val="mi"/>
                      <w:rFonts w:ascii="Cambria Math" w:hAnsi="Cambria Math" w:cstheme="majorBidi"/>
                      <w:color w:val="000000"/>
                      <w:bdr w:val="none" w:sz="0" w:space="0" w:color="auto" w:frame="1"/>
                    </w:rPr>
                  </m:ctrlPr>
                </m:sSubPr>
                <m:e>
                  <m:r>
                    <m:rPr>
                      <m:sty m:val="p"/>
                    </m:rPr>
                    <w:rPr>
                      <w:rStyle w:val="mi"/>
                      <w:rFonts w:ascii="Cambria Math" w:hAnsi="Cambria Math" w:cstheme="majorBidi"/>
                      <w:color w:val="000000"/>
                      <w:bdr w:val="none" w:sz="0" w:space="0" w:color="auto" w:frame="1"/>
                    </w:rPr>
                    <m:t>dt</m:t>
                  </m:r>
                </m:e>
                <m:sub>
                  <m:r>
                    <m:rPr>
                      <m:sty m:val="p"/>
                    </m:rPr>
                    <w:rPr>
                      <w:rStyle w:val="mi"/>
                      <w:rFonts w:ascii="Cambria Math" w:hAnsi="Cambria Math" w:cstheme="majorBidi"/>
                      <w:color w:val="000000"/>
                      <w:bdr w:val="none" w:sz="0" w:space="0" w:color="auto" w:frame="1"/>
                    </w:rPr>
                    <m:t>after</m:t>
                  </m:r>
                </m:sub>
              </m:sSub>
              <m:r>
                <w:rPr>
                  <w:rStyle w:val="mi"/>
                  <w:rFonts w:ascii="Cambria Math" w:hAnsi="Cambria Math" w:cstheme="majorBidi"/>
                  <w:color w:val="000000"/>
                  <w:bdr w:val="none" w:sz="0" w:space="0" w:color="auto" w:frame="1"/>
                </w:rPr>
                <m:t>)</m:t>
              </m:r>
            </m:den>
          </m:f>
        </m:oMath>
      </m:oMathPara>
    </w:p>
    <w:p w14:paraId="2080A96B" w14:textId="77777777" w:rsidR="000E0F0B" w:rsidRPr="00C95FCB" w:rsidRDefault="00F000A2" w:rsidP="005A331F">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w:r w:rsidRPr="00C95FCB">
        <w:rPr>
          <w:rFonts w:asciiTheme="majorBidi" w:eastAsia="Times New Roman" w:hAnsiTheme="majorBidi" w:cstheme="majorBidi"/>
          <w:color w:val="000000"/>
          <w:sz w:val="24"/>
          <w:szCs w:val="24"/>
        </w:rPr>
        <w:t>Where:</w:t>
      </w:r>
    </w:p>
    <w:p w14:paraId="02F02399" w14:textId="77777777" w:rsidR="00513E23" w:rsidRPr="00270198" w:rsidRDefault="006701BF" w:rsidP="00513E23">
      <w:pPr>
        <w:shd w:val="clear" w:color="auto" w:fill="FFFFFF"/>
        <w:spacing w:before="100" w:beforeAutospacing="1" w:after="100" w:afterAutospacing="1" w:line="240" w:lineRule="auto"/>
        <w:rPr>
          <w:rFonts w:asciiTheme="majorBidi" w:eastAsia="Times New Roman" w:hAnsiTheme="majorBidi" w:cstheme="majorBidi"/>
          <w:color w:val="000000"/>
          <w:sz w:val="24"/>
          <w:szCs w:val="24"/>
        </w:rPr>
      </w:pPr>
      <m:oMath>
        <m:sSub>
          <m:sSubPr>
            <m:ctrlPr>
              <w:rPr>
                <w:rFonts w:ascii="Cambria Math" w:eastAsia="Times New Roman" w:hAnsi="Cambria Math" w:cstheme="majorBidi"/>
                <w:color w:val="000000"/>
                <w:sz w:val="24"/>
                <w:szCs w:val="24"/>
              </w:rPr>
            </m:ctrlPr>
          </m:sSubPr>
          <m:e>
            <m:r>
              <m:rPr>
                <m:sty m:val="p"/>
              </m:rPr>
              <w:rPr>
                <w:rFonts w:ascii="Cambria Math" w:eastAsia="Times New Roman" w:hAnsi="Cambria Math" w:cstheme="majorBidi"/>
                <w:color w:val="000000"/>
                <w:sz w:val="24"/>
                <w:szCs w:val="24"/>
              </w:rPr>
              <m:t>dt</m:t>
            </m:r>
          </m:e>
          <m:sub>
            <m:r>
              <m:rPr>
                <m:sty m:val="p"/>
              </m:rPr>
              <w:rPr>
                <w:rFonts w:ascii="Cambria Math" w:eastAsia="Times New Roman" w:hAnsi="Cambria Math" w:cstheme="majorBidi"/>
                <w:color w:val="000000"/>
                <w:sz w:val="24"/>
                <w:szCs w:val="24"/>
              </w:rPr>
              <m:t>after</m:t>
            </m:r>
          </m:sub>
        </m:sSub>
        <m:r>
          <w:rPr>
            <w:rFonts w:ascii="Cambria Math" w:eastAsia="Times New Roman" w:hAnsi="Cambria Math" w:cstheme="majorBidi"/>
            <w:color w:val="000000"/>
            <w:sz w:val="24"/>
            <w:szCs w:val="24"/>
          </w:rPr>
          <m:t>=</m:t>
        </m:r>
        <m:sSub>
          <m:sSubPr>
            <m:ctrlPr>
              <w:rPr>
                <w:rFonts w:ascii="Cambria Math" w:eastAsia="Times New Roman" w:hAnsi="Cambria Math" w:cstheme="majorBidi"/>
                <w:color w:val="000000"/>
                <w:sz w:val="24"/>
                <w:szCs w:val="24"/>
              </w:rPr>
            </m:ctrlPr>
          </m:sSubPr>
          <m:e>
            <m:r>
              <w:rPr>
                <w:rFonts w:ascii="Cambria Math" w:eastAsia="Times New Roman" w:hAnsi="Cambria Math" w:cstheme="majorBidi"/>
                <w:color w:val="000000"/>
                <w:sz w:val="24"/>
                <w:szCs w:val="24"/>
              </w:rPr>
              <m:t>t</m:t>
            </m:r>
          </m:e>
          <m:sub>
            <m:r>
              <m:rPr>
                <m:sty m:val="p"/>
              </m:rPr>
              <w:rPr>
                <w:rFonts w:ascii="Cambria Math" w:eastAsia="Times New Roman" w:hAnsi="Cambria Math" w:cstheme="majorBidi"/>
                <w:color w:val="000000"/>
                <w:sz w:val="24"/>
                <w:szCs w:val="24"/>
              </w:rPr>
              <m:t>late</m:t>
            </m:r>
          </m:sub>
        </m:sSub>
        <m:r>
          <w:rPr>
            <w:rFonts w:ascii="Cambria Math" w:eastAsia="Times New Roman" w:hAnsi="Cambria Math" w:cstheme="majorBidi"/>
            <w:color w:val="000000"/>
            <w:sz w:val="24"/>
            <w:szCs w:val="24"/>
          </w:rPr>
          <m:t>-</m:t>
        </m:r>
        <m:sSub>
          <m:sSubPr>
            <m:ctrlPr>
              <w:rPr>
                <w:rFonts w:ascii="Cambria Math" w:eastAsia="Times New Roman" w:hAnsi="Cambria Math" w:cstheme="majorBidi"/>
                <w:color w:val="000000"/>
                <w:sz w:val="24"/>
                <w:szCs w:val="24"/>
              </w:rPr>
            </m:ctrlPr>
          </m:sSubPr>
          <m:e>
            <m:r>
              <w:rPr>
                <w:rFonts w:ascii="Cambria Math" w:eastAsia="Times New Roman" w:hAnsi="Cambria Math" w:cstheme="majorBidi"/>
                <w:color w:val="000000"/>
                <w:sz w:val="24"/>
                <w:szCs w:val="24"/>
              </w:rPr>
              <m:t>t</m:t>
            </m:r>
          </m:e>
          <m:sub>
            <m:r>
              <m:rPr>
                <m:sty m:val="p"/>
              </m:rPr>
              <w:rPr>
                <w:rFonts w:ascii="Cambria Math" w:eastAsia="Times New Roman" w:hAnsi="Cambria Math" w:cstheme="majorBidi"/>
                <w:color w:val="000000"/>
                <w:sz w:val="24"/>
                <w:szCs w:val="24"/>
              </w:rPr>
              <m:t>stack</m:t>
            </m:r>
          </m:sub>
        </m:sSub>
      </m:oMath>
      <w:r w:rsidR="00513E23" w:rsidRPr="00C95FCB">
        <w:rPr>
          <w:rFonts w:asciiTheme="majorBidi" w:eastAsia="Times New Roman" w:hAnsiTheme="majorBidi" w:cstheme="majorBidi"/>
          <w:color w:val="000000"/>
          <w:sz w:val="24"/>
          <w:szCs w:val="24"/>
        </w:rPr>
        <w:t xml:space="preserve"> </w:t>
      </w:r>
      <w:proofErr w:type="gramStart"/>
      <w:r w:rsidR="00513E23" w:rsidRPr="00C95FCB">
        <w:rPr>
          <w:rFonts w:asciiTheme="majorBidi" w:eastAsia="Times New Roman" w:hAnsiTheme="majorBidi" w:cstheme="majorBidi"/>
          <w:color w:val="000000"/>
          <w:sz w:val="24"/>
          <w:szCs w:val="24"/>
        </w:rPr>
        <w:t>and</w:t>
      </w:r>
      <w:proofErr w:type="gramEnd"/>
      <w:r w:rsidR="00513E23" w:rsidRPr="00C95FCB">
        <w:rPr>
          <w:rFonts w:asciiTheme="majorBidi" w:eastAsia="Times New Roman" w:hAnsiTheme="majorBidi" w:cstheme="majorBidi"/>
          <w:color w:val="000000"/>
          <w:sz w:val="24"/>
          <w:szCs w:val="24"/>
        </w:rPr>
        <w:t xml:space="preserve"> </w:t>
      </w:r>
      <m:oMath>
        <m:sSub>
          <m:sSubPr>
            <m:ctrlPr>
              <w:rPr>
                <w:rFonts w:ascii="Cambria Math" w:eastAsia="Times New Roman" w:hAnsi="Cambria Math" w:cstheme="majorBidi"/>
                <w:color w:val="000000"/>
                <w:sz w:val="24"/>
                <w:szCs w:val="24"/>
              </w:rPr>
            </m:ctrlPr>
          </m:sSubPr>
          <m:e>
            <m:r>
              <m:rPr>
                <m:sty m:val="p"/>
              </m:rPr>
              <w:rPr>
                <w:rFonts w:ascii="Cambria Math" w:eastAsia="Times New Roman" w:hAnsi="Cambria Math" w:cstheme="majorBidi"/>
                <w:color w:val="000000"/>
                <w:sz w:val="24"/>
                <w:szCs w:val="24"/>
              </w:rPr>
              <m:t>dt</m:t>
            </m:r>
          </m:e>
          <m:sub>
            <m:r>
              <m:rPr>
                <m:sty m:val="p"/>
              </m:rPr>
              <w:rPr>
                <w:rFonts w:ascii="Cambria Math" w:eastAsia="Times New Roman" w:hAnsi="Cambria Math" w:cstheme="majorBidi"/>
                <w:color w:val="000000"/>
                <w:sz w:val="24"/>
                <w:szCs w:val="24"/>
              </w:rPr>
              <m:t>before</m:t>
            </m:r>
          </m:sub>
        </m:sSub>
        <m:r>
          <w:rPr>
            <w:rFonts w:ascii="Cambria Math" w:eastAsia="Times New Roman" w:hAnsi="Cambria Math" w:cstheme="majorBidi"/>
            <w:color w:val="000000"/>
            <w:sz w:val="24"/>
            <w:szCs w:val="24"/>
          </w:rPr>
          <m:t>=</m:t>
        </m:r>
        <m:sSub>
          <m:sSubPr>
            <m:ctrlPr>
              <w:rPr>
                <w:rFonts w:ascii="Cambria Math" w:eastAsia="Times New Roman" w:hAnsi="Cambria Math" w:cstheme="majorBidi"/>
                <w:color w:val="000000"/>
                <w:sz w:val="24"/>
                <w:szCs w:val="24"/>
              </w:rPr>
            </m:ctrlPr>
          </m:sSubPr>
          <m:e>
            <m:r>
              <w:rPr>
                <w:rFonts w:ascii="Cambria Math" w:eastAsia="Times New Roman" w:hAnsi="Cambria Math" w:cstheme="majorBidi"/>
                <w:color w:val="000000"/>
                <w:sz w:val="24"/>
                <w:szCs w:val="24"/>
              </w:rPr>
              <m:t>t</m:t>
            </m:r>
          </m:e>
          <m:sub>
            <m:r>
              <m:rPr>
                <m:sty m:val="p"/>
              </m:rPr>
              <w:rPr>
                <w:rFonts w:ascii="Cambria Math" w:eastAsia="Times New Roman" w:hAnsi="Cambria Math" w:cstheme="majorBidi"/>
                <w:color w:val="000000"/>
                <w:sz w:val="24"/>
                <w:szCs w:val="24"/>
              </w:rPr>
              <m:t>stack</m:t>
            </m:r>
          </m:sub>
        </m:sSub>
        <m:r>
          <w:rPr>
            <w:rFonts w:ascii="Cambria Math" w:eastAsia="Times New Roman" w:hAnsi="Cambria Math" w:cstheme="majorBidi"/>
            <w:color w:val="000000"/>
            <w:sz w:val="24"/>
            <w:szCs w:val="24"/>
          </w:rPr>
          <m:t>-</m:t>
        </m:r>
        <m:sSub>
          <m:sSubPr>
            <m:ctrlPr>
              <w:rPr>
                <w:rFonts w:ascii="Cambria Math" w:eastAsia="Times New Roman" w:hAnsi="Cambria Math" w:cstheme="majorBidi"/>
                <w:color w:val="000000"/>
                <w:sz w:val="24"/>
                <w:szCs w:val="24"/>
              </w:rPr>
            </m:ctrlPr>
          </m:sSubPr>
          <m:e>
            <m:r>
              <w:rPr>
                <w:rFonts w:ascii="Cambria Math" w:eastAsia="Times New Roman" w:hAnsi="Cambria Math" w:cstheme="majorBidi"/>
                <w:color w:val="000000"/>
                <w:sz w:val="24"/>
                <w:szCs w:val="24"/>
              </w:rPr>
              <m:t>t</m:t>
            </m:r>
          </m:e>
          <m:sub>
            <m:r>
              <m:rPr>
                <m:sty m:val="p"/>
              </m:rPr>
              <w:rPr>
                <w:rFonts w:ascii="Cambria Math" w:eastAsia="Times New Roman" w:hAnsi="Cambria Math" w:cstheme="majorBidi"/>
                <w:color w:val="000000"/>
                <w:sz w:val="24"/>
                <w:szCs w:val="24"/>
              </w:rPr>
              <m:t>early</m:t>
            </m:r>
          </m:sub>
        </m:sSub>
      </m:oMath>
      <w:r w:rsidR="00513E23" w:rsidRPr="00C95FCB">
        <w:rPr>
          <w:rFonts w:asciiTheme="majorBidi" w:eastAsia="Times New Roman" w:hAnsiTheme="majorBidi" w:cstheme="majorBidi"/>
          <w:color w:val="000000"/>
          <w:sz w:val="24"/>
          <w:szCs w:val="24"/>
        </w:rPr>
        <w:t xml:space="preserve"> (Stack will be described in following paragraph. )</w:t>
      </w:r>
    </w:p>
    <w:p w14:paraId="51926120" w14:textId="77777777" w:rsidR="000E0F0B" w:rsidRPr="00C95FCB" w:rsidRDefault="000E0F0B" w:rsidP="000E0F0B">
      <w:pPr>
        <w:rPr>
          <w:rFonts w:asciiTheme="majorBidi" w:hAnsiTheme="majorBidi" w:cstheme="majorBidi"/>
          <w:sz w:val="24"/>
          <w:szCs w:val="24"/>
          <w:lang w:bidi="fa-IR"/>
        </w:rPr>
      </w:pPr>
      <w:r w:rsidRPr="00C95FCB">
        <w:rPr>
          <w:rFonts w:asciiTheme="majorBidi" w:hAnsiTheme="majorBidi" w:cstheme="majorBidi"/>
          <w:sz w:val="24"/>
          <w:szCs w:val="24"/>
          <w:lang w:bidi="fa-IR"/>
        </w:rPr>
        <w:lastRenderedPageBreak/>
        <w:t>We need to fill </w:t>
      </w:r>
      <w:r w:rsidRPr="00C95FCB">
        <w:rPr>
          <w:rFonts w:asciiTheme="majorBidi" w:hAnsiTheme="majorBidi" w:cstheme="majorBidi"/>
          <w:i/>
          <w:iCs/>
          <w:sz w:val="24"/>
          <w:szCs w:val="24"/>
          <w:lang w:bidi="fa-IR"/>
        </w:rPr>
        <w:t>time stacks</w:t>
      </w:r>
      <w:r w:rsidRPr="00C95FCB">
        <w:rPr>
          <w:rFonts w:asciiTheme="majorBidi" w:hAnsiTheme="majorBidi" w:cstheme="majorBidi"/>
          <w:sz w:val="24"/>
          <w:szCs w:val="24"/>
          <w:lang w:bidi="fa-IR"/>
        </w:rPr>
        <w:t xml:space="preserve"> of product-shaped </w:t>
      </w:r>
      <w:proofErr w:type="spellStart"/>
      <w:r w:rsidRPr="00C95FCB">
        <w:rPr>
          <w:rFonts w:asciiTheme="majorBidi" w:hAnsiTheme="majorBidi" w:cstheme="majorBidi"/>
          <w:sz w:val="24"/>
          <w:szCs w:val="24"/>
          <w:lang w:bidi="fa-IR"/>
        </w:rPr>
        <w:t>lat-lon</w:t>
      </w:r>
      <w:proofErr w:type="spellEnd"/>
      <w:r w:rsidRPr="00C95FCB">
        <w:rPr>
          <w:rFonts w:asciiTheme="majorBidi" w:hAnsiTheme="majorBidi" w:cstheme="majorBidi"/>
          <w:sz w:val="24"/>
          <w:szCs w:val="24"/>
          <w:lang w:bidi="fa-IR"/>
        </w:rPr>
        <w:t xml:space="preserve"> arrays, then process them down by compositing.</w:t>
      </w:r>
    </w:p>
    <w:p w14:paraId="77A4D979" w14:textId="77777777" w:rsidR="00270198" w:rsidRPr="00C95FCB" w:rsidRDefault="000E0F0B" w:rsidP="007D24C0">
      <w:pPr>
        <w:rPr>
          <w:rFonts w:asciiTheme="majorBidi" w:hAnsiTheme="majorBidi" w:cstheme="majorBidi"/>
          <w:sz w:val="24"/>
          <w:szCs w:val="24"/>
        </w:rPr>
      </w:pPr>
      <w:r w:rsidRPr="00C95FCB">
        <w:rPr>
          <w:rFonts w:asciiTheme="majorBidi" w:hAnsiTheme="majorBidi" w:cstheme="majorBidi"/>
          <w:sz w:val="24"/>
          <w:szCs w:val="24"/>
          <w:lang w:bidi="fa-IR"/>
        </w:rPr>
        <w:t>A </w:t>
      </w:r>
      <w:r w:rsidRPr="00C95FCB">
        <w:rPr>
          <w:rFonts w:asciiTheme="majorBidi" w:hAnsiTheme="majorBidi" w:cstheme="majorBidi"/>
          <w:i/>
          <w:iCs/>
          <w:sz w:val="24"/>
          <w:szCs w:val="24"/>
          <w:lang w:bidi="fa-IR"/>
        </w:rPr>
        <w:t>time stack</w:t>
      </w:r>
      <w:r w:rsidRPr="00C95FCB">
        <w:rPr>
          <w:rFonts w:asciiTheme="majorBidi" w:hAnsiTheme="majorBidi" w:cstheme="majorBidi"/>
          <w:sz w:val="24"/>
          <w:szCs w:val="24"/>
          <w:lang w:bidi="fa-IR"/>
        </w:rPr>
        <w:t> is a 3D array, NLAT x NLON x (2*DTIME+1), centered on the product time (</w:t>
      </w:r>
      <w:proofErr w:type="spellStart"/>
      <w:r w:rsidRPr="00C95FCB">
        <w:rPr>
          <w:rFonts w:asciiTheme="majorBidi" w:hAnsiTheme="majorBidi" w:cstheme="majorBidi"/>
          <w:sz w:val="24"/>
          <w:szCs w:val="24"/>
          <w:lang w:bidi="fa-IR"/>
        </w:rPr>
        <w:t>dt</w:t>
      </w:r>
      <w:proofErr w:type="spellEnd"/>
      <w:r w:rsidRPr="00C95FCB">
        <w:rPr>
          <w:rFonts w:asciiTheme="majorBidi" w:hAnsiTheme="majorBidi" w:cstheme="majorBidi"/>
          <w:sz w:val="24"/>
          <w:szCs w:val="24"/>
          <w:lang w:bidi="fa-IR"/>
        </w:rPr>
        <w:t xml:space="preserve">=0). </w:t>
      </w:r>
      <w:r w:rsidR="007D24C0" w:rsidRPr="00C95FCB">
        <w:rPr>
          <w:rFonts w:asciiTheme="majorBidi" w:hAnsiTheme="majorBidi" w:cstheme="majorBidi"/>
          <w:sz w:val="24"/>
          <w:szCs w:val="24"/>
        </w:rPr>
        <w:t>T</w:t>
      </w:r>
      <w:r w:rsidRPr="00C95FCB">
        <w:rPr>
          <w:rFonts w:asciiTheme="majorBidi" w:hAnsiTheme="majorBidi" w:cstheme="majorBidi"/>
          <w:sz w:val="24"/>
          <w:szCs w:val="24"/>
          <w:lang w:bidi="fa-IR"/>
        </w:rPr>
        <w:t>he DTMAX just has to be at least as big as the longest time gap between (</w:t>
      </w:r>
      <w:proofErr w:type="spellStart"/>
      <w:r w:rsidRPr="00C95FCB">
        <w:rPr>
          <w:rFonts w:asciiTheme="majorBidi" w:hAnsiTheme="majorBidi" w:cstheme="majorBidi"/>
          <w:sz w:val="24"/>
          <w:szCs w:val="24"/>
          <w:lang w:bidi="fa-IR"/>
        </w:rPr>
        <w:t>advected</w:t>
      </w:r>
      <w:proofErr w:type="spellEnd"/>
      <w:r w:rsidRPr="00C95FCB">
        <w:rPr>
          <w:rFonts w:asciiTheme="majorBidi" w:hAnsiTheme="majorBidi" w:cstheme="majorBidi"/>
          <w:sz w:val="24"/>
          <w:szCs w:val="24"/>
          <w:lang w:bidi="fa-IR"/>
        </w:rPr>
        <w:t xml:space="preserve">) observations. Also, the time step between the layers in the stack (one hour) just has to be short enough that we aren't wasting observations by over-writing some locations with multiple observations, subject to efficiencies (1 minute would be overkill). </w:t>
      </w:r>
      <w:r w:rsidR="00B00ED9" w:rsidRPr="00C95FCB">
        <w:rPr>
          <w:rFonts w:asciiTheme="majorBidi" w:hAnsiTheme="majorBidi" w:cstheme="majorBidi"/>
          <w:sz w:val="24"/>
          <w:szCs w:val="24"/>
          <w:lang w:bidi="fa-IR"/>
        </w:rPr>
        <w:t xml:space="preserve">This fact can be interpreted through figures … the case is shown just for a backward process. </w:t>
      </w:r>
      <w:r w:rsidRPr="00C95FCB">
        <w:rPr>
          <w:rFonts w:asciiTheme="majorBidi" w:hAnsiTheme="majorBidi" w:cstheme="majorBidi"/>
          <w:sz w:val="24"/>
          <w:szCs w:val="24"/>
          <w:lang w:bidi="fa-IR"/>
        </w:rPr>
        <w:t>Since the orbit time is about 110 minutes, DT</w:t>
      </w:r>
      <w:r w:rsidR="000737BE" w:rsidRPr="00C95FCB">
        <w:rPr>
          <w:rFonts w:asciiTheme="majorBidi" w:hAnsiTheme="majorBidi" w:cstheme="majorBidi"/>
          <w:sz w:val="24"/>
          <w:szCs w:val="24"/>
          <w:lang w:bidi="fa-IR"/>
        </w:rPr>
        <w:t>MAXE</w:t>
      </w:r>
      <w:r w:rsidRPr="00C95FCB">
        <w:rPr>
          <w:rFonts w:asciiTheme="majorBidi" w:hAnsiTheme="majorBidi" w:cstheme="majorBidi"/>
          <w:sz w:val="24"/>
          <w:szCs w:val="24"/>
          <w:lang w:bidi="fa-IR"/>
        </w:rPr>
        <w:t>=24 and 1-hour stacks are chosen.</w:t>
      </w:r>
      <w:r w:rsidR="00412029" w:rsidRPr="00C95FCB">
        <w:rPr>
          <w:rFonts w:asciiTheme="majorBidi" w:hAnsiTheme="majorBidi" w:cstheme="majorBidi"/>
          <w:sz w:val="24"/>
          <w:szCs w:val="24"/>
          <w:lang w:bidi="fa-IR"/>
        </w:rPr>
        <w:t xml:space="preserve"> </w:t>
      </w:r>
    </w:p>
    <w:p w14:paraId="0A37E76E" w14:textId="77777777" w:rsidR="00412029" w:rsidRPr="00C95FCB" w:rsidRDefault="00412029" w:rsidP="00412029">
      <w:pPr>
        <w:rPr>
          <w:rFonts w:asciiTheme="majorBidi" w:hAnsiTheme="majorBidi" w:cstheme="majorBidi"/>
          <w:sz w:val="24"/>
          <w:szCs w:val="24"/>
          <w:lang w:bidi="fa-IR"/>
        </w:rPr>
      </w:pPr>
    </w:p>
    <w:p w14:paraId="1DB60CCD" w14:textId="77777777" w:rsidR="00412029" w:rsidRPr="00C95FCB" w:rsidRDefault="00412029" w:rsidP="00412029">
      <w:pPr>
        <w:rPr>
          <w:rFonts w:asciiTheme="majorBidi" w:hAnsiTheme="majorBidi" w:cstheme="majorBidi"/>
          <w:sz w:val="24"/>
          <w:szCs w:val="24"/>
          <w:lang w:bidi="fa-IR"/>
        </w:rPr>
      </w:pPr>
    </w:p>
    <w:p w14:paraId="6C15E3E5" w14:textId="77777777" w:rsidR="00412029" w:rsidRPr="00C95FCB" w:rsidRDefault="00412029" w:rsidP="00412029">
      <w:pPr>
        <w:rPr>
          <w:rFonts w:asciiTheme="majorBidi" w:hAnsiTheme="majorBidi" w:cstheme="majorBidi"/>
          <w:sz w:val="24"/>
          <w:szCs w:val="24"/>
          <w:lang w:bidi="fa-IR"/>
        </w:rPr>
      </w:pPr>
    </w:p>
    <w:p w14:paraId="1ED4B6B7" w14:textId="77777777" w:rsidR="00412029" w:rsidRPr="00C95FCB" w:rsidRDefault="00412029" w:rsidP="00412029">
      <w:pPr>
        <w:rPr>
          <w:rFonts w:asciiTheme="majorBidi" w:hAnsiTheme="majorBidi" w:cstheme="majorBidi"/>
          <w:sz w:val="24"/>
          <w:szCs w:val="24"/>
          <w:lang w:bidi="fa-IR"/>
        </w:rPr>
      </w:pPr>
    </w:p>
    <w:p w14:paraId="61723AF5" w14:textId="25328AB7" w:rsidR="007D24C0" w:rsidRPr="00C95FCB" w:rsidRDefault="00412029" w:rsidP="007D24C0">
      <w:pPr>
        <w:rPr>
          <w:rFonts w:asciiTheme="majorBidi" w:hAnsiTheme="majorBidi" w:cstheme="majorBidi"/>
          <w:sz w:val="24"/>
          <w:szCs w:val="24"/>
          <w:lang w:bidi="fa-IR"/>
        </w:rPr>
      </w:pPr>
      <w:r w:rsidRPr="00C95FCB">
        <w:rPr>
          <w:rFonts w:asciiTheme="majorBidi" w:hAnsiTheme="majorBidi" w:cstheme="majorBidi"/>
          <w:sz w:val="24"/>
          <w:szCs w:val="24"/>
          <w:lang w:bidi="fa-IR"/>
        </w:rPr>
        <w:t>The program was ex</w:t>
      </w:r>
      <w:ins w:id="262" w:author="Brian Mapes" w:date="2018-06-18T23:36:00Z">
        <w:r w:rsidR="00FE58A2">
          <w:rPr>
            <w:rFonts w:asciiTheme="majorBidi" w:hAnsiTheme="majorBidi" w:cstheme="majorBidi"/>
            <w:sz w:val="24"/>
            <w:szCs w:val="24"/>
            <w:lang w:bidi="fa-IR"/>
          </w:rPr>
          <w:t>e</w:t>
        </w:r>
      </w:ins>
      <w:r w:rsidRPr="00C95FCB">
        <w:rPr>
          <w:rFonts w:asciiTheme="majorBidi" w:hAnsiTheme="majorBidi" w:cstheme="majorBidi"/>
          <w:sz w:val="24"/>
          <w:szCs w:val="24"/>
          <w:lang w:bidi="fa-IR"/>
        </w:rPr>
        <w:t>cuted with two wind</w:t>
      </w:r>
      <w:r w:rsidR="007D24C0" w:rsidRPr="00C95FCB">
        <w:rPr>
          <w:rFonts w:asciiTheme="majorBidi" w:hAnsiTheme="majorBidi" w:cstheme="majorBidi"/>
          <w:sz w:val="24"/>
          <w:szCs w:val="24"/>
          <w:lang w:bidi="fa-IR"/>
        </w:rPr>
        <w:t xml:space="preserve"> adjustments</w:t>
      </w:r>
      <w:proofErr w:type="gramStart"/>
      <w:r w:rsidR="007D24C0" w:rsidRPr="00C95FCB">
        <w:rPr>
          <w:rFonts w:asciiTheme="majorBidi" w:hAnsiTheme="majorBidi" w:cstheme="majorBidi"/>
          <w:sz w:val="24"/>
          <w:szCs w:val="24"/>
          <w:lang w:bidi="fa-IR"/>
        </w:rPr>
        <w:t>;</w:t>
      </w:r>
      <w:proofErr w:type="gramEnd"/>
      <w:r w:rsidR="007D24C0" w:rsidRPr="00C95FCB">
        <w:rPr>
          <w:rFonts w:asciiTheme="majorBidi" w:hAnsiTheme="majorBidi" w:cstheme="majorBidi"/>
          <w:sz w:val="24"/>
          <w:szCs w:val="24"/>
          <w:lang w:bidi="fa-IR"/>
        </w:rPr>
        <w:t xml:space="preserve"> with and without the wind</w:t>
      </w:r>
      <w:ins w:id="263" w:author="Brian Mapes" w:date="2018-06-18T23:36:00Z">
        <w:r w:rsidR="00FE58A2">
          <w:rPr>
            <w:rFonts w:asciiTheme="majorBidi" w:hAnsiTheme="majorBidi" w:cstheme="majorBidi"/>
            <w:sz w:val="24"/>
            <w:szCs w:val="24"/>
            <w:lang w:bidi="fa-IR"/>
          </w:rPr>
          <w:t>, in order to</w:t>
        </w:r>
      </w:ins>
      <w:r w:rsidR="007D24C0" w:rsidRPr="00C95FCB">
        <w:rPr>
          <w:rFonts w:asciiTheme="majorBidi" w:hAnsiTheme="majorBidi" w:cstheme="majorBidi"/>
          <w:sz w:val="24"/>
          <w:szCs w:val="24"/>
          <w:lang w:bidi="fa-IR"/>
        </w:rPr>
        <w:t xml:space="preserve"> </w:t>
      </w:r>
      <w:del w:id="264" w:author="Brian Mapes" w:date="2018-06-18T23:37:00Z">
        <w:r w:rsidR="007D24C0" w:rsidRPr="00C95FCB" w:rsidDel="00FE58A2">
          <w:rPr>
            <w:rFonts w:asciiTheme="majorBidi" w:hAnsiTheme="majorBidi" w:cstheme="majorBidi"/>
            <w:sz w:val="24"/>
            <w:szCs w:val="24"/>
            <w:lang w:bidi="fa-IR"/>
          </w:rPr>
          <w:delText>two be able to observe</w:delText>
        </w:r>
      </w:del>
      <w:ins w:id="265" w:author="Brian Mapes" w:date="2018-06-18T23:37:00Z">
        <w:r w:rsidR="00FE58A2">
          <w:rPr>
            <w:rFonts w:asciiTheme="majorBidi" w:hAnsiTheme="majorBidi" w:cstheme="majorBidi"/>
            <w:sz w:val="24"/>
            <w:szCs w:val="24"/>
            <w:lang w:bidi="fa-IR"/>
          </w:rPr>
          <w:t>highlight</w:t>
        </w:r>
      </w:ins>
      <w:r w:rsidR="007D24C0" w:rsidRPr="00C95FCB">
        <w:rPr>
          <w:rFonts w:asciiTheme="majorBidi" w:hAnsiTheme="majorBidi" w:cstheme="majorBidi"/>
          <w:sz w:val="24"/>
          <w:szCs w:val="24"/>
          <w:lang w:bidi="fa-IR"/>
        </w:rPr>
        <w:t xml:space="preserve"> </w:t>
      </w:r>
      <w:del w:id="266" w:author="Brian Mapes" w:date="2018-06-18T23:37:00Z">
        <w:r w:rsidR="007D24C0" w:rsidRPr="00C95FCB" w:rsidDel="00FE58A2">
          <w:rPr>
            <w:rFonts w:asciiTheme="majorBidi" w:hAnsiTheme="majorBidi" w:cstheme="majorBidi"/>
            <w:sz w:val="24"/>
            <w:szCs w:val="24"/>
            <w:lang w:bidi="fa-IR"/>
          </w:rPr>
          <w:delText xml:space="preserve">errors </w:delText>
        </w:r>
      </w:del>
      <w:ins w:id="267" w:author="Brian Mapes" w:date="2018-06-18T23:37:00Z">
        <w:r w:rsidR="00FE58A2">
          <w:rPr>
            <w:rFonts w:asciiTheme="majorBidi" w:hAnsiTheme="majorBidi" w:cstheme="majorBidi"/>
            <w:sz w:val="24"/>
            <w:szCs w:val="24"/>
            <w:lang w:bidi="fa-IR"/>
          </w:rPr>
          <w:t>AT contributions</w:t>
        </w:r>
        <w:r w:rsidR="00FE58A2" w:rsidRPr="00C95FCB">
          <w:rPr>
            <w:rFonts w:asciiTheme="majorBidi" w:hAnsiTheme="majorBidi" w:cstheme="majorBidi"/>
            <w:sz w:val="24"/>
            <w:szCs w:val="24"/>
            <w:lang w:bidi="fa-IR"/>
          </w:rPr>
          <w:t xml:space="preserve"> </w:t>
        </w:r>
        <w:r w:rsidR="00FE58A2">
          <w:rPr>
            <w:rFonts w:asciiTheme="majorBidi" w:hAnsiTheme="majorBidi" w:cstheme="majorBidi"/>
            <w:sz w:val="24"/>
            <w:szCs w:val="24"/>
            <w:lang w:bidi="fa-IR"/>
          </w:rPr>
          <w:t>due purely to the neglect of advection in the no-wind case</w:t>
        </w:r>
      </w:ins>
      <w:del w:id="268" w:author="Brian Mapes" w:date="2018-06-18T23:37:00Z">
        <w:r w:rsidR="007D24C0" w:rsidRPr="00C95FCB" w:rsidDel="00FE58A2">
          <w:rPr>
            <w:rFonts w:asciiTheme="majorBidi" w:hAnsiTheme="majorBidi" w:cstheme="majorBidi"/>
            <w:sz w:val="24"/>
            <w:szCs w:val="24"/>
            <w:lang w:bidi="fa-IR"/>
          </w:rPr>
          <w:delText>especially in AT estimation</w:delText>
        </w:r>
      </w:del>
      <w:r w:rsidR="007D24C0" w:rsidRPr="00C95FCB">
        <w:rPr>
          <w:rFonts w:asciiTheme="majorBidi" w:hAnsiTheme="majorBidi" w:cstheme="majorBidi"/>
          <w:sz w:val="24"/>
          <w:szCs w:val="24"/>
          <w:lang w:bidi="fa-IR"/>
        </w:rPr>
        <w:t>.</w:t>
      </w:r>
    </w:p>
    <w:p w14:paraId="764CB6D9" w14:textId="77777777" w:rsidR="0052537D" w:rsidRPr="00C95FCB" w:rsidRDefault="0052537D" w:rsidP="003A2461">
      <w:pPr>
        <w:rPr>
          <w:rFonts w:asciiTheme="majorBidi" w:hAnsiTheme="majorBidi" w:cstheme="majorBidi"/>
          <w:sz w:val="24"/>
          <w:szCs w:val="24"/>
        </w:rPr>
      </w:pPr>
    </w:p>
    <w:p w14:paraId="780F879C" w14:textId="77777777" w:rsidR="00513E23" w:rsidRPr="00C95FCB" w:rsidRDefault="00513E23" w:rsidP="003A2461">
      <w:pPr>
        <w:rPr>
          <w:rFonts w:asciiTheme="majorBidi" w:hAnsiTheme="majorBidi" w:cstheme="majorBidi"/>
          <w:sz w:val="24"/>
          <w:szCs w:val="24"/>
        </w:rPr>
      </w:pPr>
    </w:p>
    <w:p w14:paraId="06D2515A" w14:textId="77777777" w:rsidR="00513E23" w:rsidRPr="00C95FCB" w:rsidRDefault="00513E23" w:rsidP="003A2461">
      <w:pPr>
        <w:rPr>
          <w:rFonts w:asciiTheme="majorBidi" w:hAnsiTheme="majorBidi" w:cstheme="majorBidi"/>
          <w:sz w:val="24"/>
          <w:szCs w:val="24"/>
        </w:rPr>
      </w:pPr>
    </w:p>
    <w:p w14:paraId="4D87AFE7" w14:textId="77777777" w:rsidR="00513E23" w:rsidRPr="00C95FCB" w:rsidRDefault="00513E23" w:rsidP="003A2461">
      <w:pPr>
        <w:rPr>
          <w:rFonts w:asciiTheme="majorBidi" w:hAnsiTheme="majorBidi" w:cstheme="majorBidi"/>
          <w:sz w:val="24"/>
          <w:szCs w:val="24"/>
        </w:rPr>
      </w:pPr>
    </w:p>
    <w:p w14:paraId="69741253" w14:textId="77777777" w:rsidR="00513E23" w:rsidRPr="00C95FCB" w:rsidRDefault="00513E23" w:rsidP="003A2461">
      <w:pPr>
        <w:rPr>
          <w:rFonts w:asciiTheme="majorBidi" w:hAnsiTheme="majorBidi" w:cstheme="majorBidi"/>
          <w:sz w:val="24"/>
          <w:szCs w:val="24"/>
        </w:rPr>
      </w:pPr>
    </w:p>
    <w:p w14:paraId="24EFD917" w14:textId="77777777" w:rsidR="00513E23" w:rsidRPr="00C95FCB" w:rsidRDefault="00513E23" w:rsidP="003A2461">
      <w:pPr>
        <w:rPr>
          <w:rFonts w:asciiTheme="majorBidi" w:hAnsiTheme="majorBidi" w:cstheme="majorBidi"/>
          <w:sz w:val="24"/>
          <w:szCs w:val="24"/>
        </w:rPr>
      </w:pPr>
    </w:p>
    <w:p w14:paraId="20680027" w14:textId="77777777" w:rsidR="00513E23" w:rsidRPr="00C95FCB" w:rsidRDefault="00513E23" w:rsidP="003A2461">
      <w:pPr>
        <w:rPr>
          <w:rFonts w:asciiTheme="majorBidi" w:hAnsiTheme="majorBidi" w:cstheme="majorBidi"/>
          <w:sz w:val="24"/>
          <w:szCs w:val="24"/>
        </w:rPr>
      </w:pPr>
    </w:p>
    <w:p w14:paraId="50DAA5DE" w14:textId="77777777" w:rsidR="00022C2D" w:rsidRPr="00C95FCB" w:rsidRDefault="00022C2D" w:rsidP="00022C2D">
      <w:pPr>
        <w:rPr>
          <w:rFonts w:asciiTheme="majorBidi" w:hAnsiTheme="majorBidi" w:cstheme="majorBidi"/>
          <w:sz w:val="24"/>
          <w:szCs w:val="24"/>
        </w:rPr>
      </w:pPr>
      <w:r w:rsidRPr="00C95FCB">
        <w:rPr>
          <w:rFonts w:asciiTheme="majorBidi" w:hAnsiTheme="majorBidi" w:cstheme="majorBidi"/>
          <w:sz w:val="24"/>
          <w:szCs w:val="24"/>
        </w:rPr>
        <w:t>We devised a new code</w:t>
      </w:r>
    </w:p>
    <w:p w14:paraId="6F1A1D59" w14:textId="77777777" w:rsidR="00022C2D" w:rsidRPr="00C95FCB" w:rsidRDefault="00022C2D" w:rsidP="00022C2D">
      <w:pPr>
        <w:rPr>
          <w:rFonts w:asciiTheme="majorBidi" w:hAnsiTheme="majorBidi" w:cstheme="majorBidi"/>
          <w:sz w:val="24"/>
          <w:szCs w:val="24"/>
        </w:rPr>
      </w:pPr>
      <w:r w:rsidRPr="00C95FCB">
        <w:rPr>
          <w:rFonts w:asciiTheme="majorBidi" w:hAnsiTheme="majorBidi" w:cstheme="majorBidi"/>
          <w:sz w:val="24"/>
          <w:szCs w:val="24"/>
        </w:rPr>
        <w:t xml:space="preserve">Sifting trough a heap of </w:t>
      </w:r>
      <w:proofErr w:type="spellStart"/>
      <w:r w:rsidRPr="00C95FCB">
        <w:rPr>
          <w:rFonts w:asciiTheme="majorBidi" w:hAnsiTheme="majorBidi" w:cstheme="majorBidi"/>
          <w:sz w:val="24"/>
          <w:szCs w:val="24"/>
        </w:rPr>
        <w:t>synthes</w:t>
      </w:r>
      <w:proofErr w:type="spellEnd"/>
      <w:r w:rsidRPr="00C95FCB">
        <w:rPr>
          <w:rFonts w:asciiTheme="majorBidi" w:hAnsiTheme="majorBidi" w:cstheme="majorBidi"/>
          <w:sz w:val="24"/>
          <w:szCs w:val="24"/>
        </w:rPr>
        <w:t xml:space="preserve"> </w:t>
      </w:r>
    </w:p>
    <w:p w14:paraId="57E4C828" w14:textId="77777777" w:rsidR="00022C2D" w:rsidRPr="00C95FCB" w:rsidRDefault="00022C2D" w:rsidP="00022C2D">
      <w:pPr>
        <w:rPr>
          <w:rFonts w:asciiTheme="majorBidi" w:hAnsiTheme="majorBidi" w:cstheme="majorBidi"/>
          <w:sz w:val="24"/>
          <w:szCs w:val="24"/>
        </w:rPr>
      </w:pPr>
    </w:p>
    <w:p w14:paraId="7EDF84DD" w14:textId="77777777" w:rsidR="00022C2D" w:rsidRPr="00C95FCB" w:rsidRDefault="00022C2D" w:rsidP="00022C2D">
      <w:pPr>
        <w:rPr>
          <w:rFonts w:asciiTheme="majorBidi" w:hAnsiTheme="majorBidi" w:cstheme="majorBidi"/>
          <w:sz w:val="24"/>
          <w:szCs w:val="24"/>
        </w:rPr>
      </w:pPr>
    </w:p>
    <w:p w14:paraId="5FF9066C" w14:textId="77777777" w:rsidR="00022C2D" w:rsidRPr="00C95FCB" w:rsidRDefault="00022C2D" w:rsidP="00022C2D">
      <w:pPr>
        <w:rPr>
          <w:rFonts w:asciiTheme="majorBidi" w:hAnsiTheme="majorBidi" w:cstheme="majorBidi"/>
          <w:sz w:val="24"/>
          <w:szCs w:val="24"/>
        </w:rPr>
      </w:pPr>
      <w:r w:rsidRPr="00C95FCB">
        <w:rPr>
          <w:rFonts w:asciiTheme="majorBidi" w:hAnsiTheme="majorBidi" w:cstheme="majorBidi"/>
          <w:sz w:val="24"/>
          <w:szCs w:val="24"/>
        </w:rPr>
        <w:t xml:space="preserve">This required a reversed engineering of heap of codes and nested scripts.  And lack of documentation we were </w:t>
      </w:r>
      <w:proofErr w:type="spellStart"/>
      <w:r w:rsidRPr="00C95FCB">
        <w:rPr>
          <w:rFonts w:asciiTheme="majorBidi" w:hAnsiTheme="majorBidi" w:cstheme="majorBidi"/>
          <w:sz w:val="24"/>
          <w:szCs w:val="24"/>
        </w:rPr>
        <w:t>compeled</w:t>
      </w:r>
      <w:proofErr w:type="spellEnd"/>
      <w:r w:rsidRPr="00C95FCB">
        <w:rPr>
          <w:rFonts w:asciiTheme="majorBidi" w:hAnsiTheme="majorBidi" w:cstheme="majorBidi"/>
          <w:sz w:val="24"/>
          <w:szCs w:val="24"/>
        </w:rPr>
        <w:t xml:space="preserve"> to do a reverse encoding indeed.</w:t>
      </w:r>
    </w:p>
    <w:p w14:paraId="6F784C0D" w14:textId="77777777" w:rsidR="00022C2D" w:rsidRPr="00C95FCB" w:rsidRDefault="00022C2D" w:rsidP="00022C2D">
      <w:pPr>
        <w:rPr>
          <w:rFonts w:asciiTheme="majorBidi" w:hAnsiTheme="majorBidi" w:cstheme="majorBidi"/>
          <w:sz w:val="24"/>
          <w:szCs w:val="24"/>
        </w:rPr>
      </w:pPr>
      <w:r w:rsidRPr="00C95FCB">
        <w:rPr>
          <w:rFonts w:asciiTheme="majorBidi" w:hAnsiTheme="majorBidi" w:cstheme="majorBidi"/>
          <w:sz w:val="24"/>
          <w:szCs w:val="24"/>
        </w:rPr>
        <w:t xml:space="preserve">The goal was to adopt the TPW-MMIC code to our data of 500mb pressure level so the first step was to create two little codes which could take the MERRA wind reanalysis and SAPHIR data relating to 500hpa layer and then attribute them desired format </w:t>
      </w:r>
      <w:r w:rsidR="00BD50F9" w:rsidRPr="00C95FCB">
        <w:rPr>
          <w:rFonts w:asciiTheme="majorBidi" w:hAnsiTheme="majorBidi" w:cstheme="majorBidi"/>
          <w:sz w:val="24"/>
          <w:szCs w:val="24"/>
        </w:rPr>
        <w:t>especially</w:t>
      </w:r>
      <w:r w:rsidRPr="00C95FCB">
        <w:rPr>
          <w:rFonts w:asciiTheme="majorBidi" w:hAnsiTheme="majorBidi" w:cstheme="majorBidi"/>
          <w:sz w:val="24"/>
          <w:szCs w:val="24"/>
        </w:rPr>
        <w:t xml:space="preserve"> for time dimension, rendering them compatible for our program. Both </w:t>
      </w:r>
    </w:p>
    <w:p w14:paraId="750A815C" w14:textId="77777777" w:rsidR="00022C2D" w:rsidRPr="00C95FCB" w:rsidRDefault="00022C2D" w:rsidP="00022C2D">
      <w:pPr>
        <w:rPr>
          <w:rFonts w:asciiTheme="majorBidi" w:hAnsiTheme="majorBidi" w:cstheme="majorBidi"/>
          <w:sz w:val="24"/>
          <w:szCs w:val="24"/>
        </w:rPr>
      </w:pPr>
    </w:p>
    <w:p w14:paraId="2F11A354" w14:textId="77777777" w:rsidR="00022C2D" w:rsidRPr="00C95FCB" w:rsidRDefault="00022C2D" w:rsidP="00022C2D">
      <w:pPr>
        <w:rPr>
          <w:rFonts w:asciiTheme="majorBidi" w:hAnsiTheme="majorBidi" w:cstheme="majorBidi"/>
          <w:sz w:val="24"/>
          <w:szCs w:val="24"/>
        </w:rPr>
      </w:pPr>
    </w:p>
    <w:p w14:paraId="52B39F90" w14:textId="77777777" w:rsidR="004B4F87" w:rsidRPr="00C95FCB" w:rsidRDefault="004B4F87" w:rsidP="00614D80">
      <w:pPr>
        <w:rPr>
          <w:rFonts w:asciiTheme="majorBidi" w:hAnsiTheme="majorBidi" w:cstheme="majorBidi"/>
          <w:sz w:val="24"/>
          <w:szCs w:val="24"/>
        </w:rPr>
      </w:pPr>
    </w:p>
    <w:p w14:paraId="4FFD2D2E" w14:textId="77777777" w:rsidR="004B4F87" w:rsidRPr="00C95FCB" w:rsidRDefault="004B4F87" w:rsidP="00614D80">
      <w:pPr>
        <w:rPr>
          <w:rFonts w:asciiTheme="majorBidi" w:hAnsiTheme="majorBidi" w:cstheme="majorBidi"/>
          <w:sz w:val="24"/>
          <w:szCs w:val="24"/>
        </w:rPr>
      </w:pPr>
    </w:p>
    <w:p w14:paraId="3EBB1DB2" w14:textId="77777777" w:rsidR="004B4F87" w:rsidRPr="00C95FCB" w:rsidRDefault="004B4F87" w:rsidP="00614D80">
      <w:pPr>
        <w:rPr>
          <w:rFonts w:asciiTheme="majorBidi" w:hAnsiTheme="majorBidi" w:cstheme="majorBidi"/>
          <w:sz w:val="24"/>
          <w:szCs w:val="24"/>
        </w:rPr>
      </w:pPr>
    </w:p>
    <w:p w14:paraId="2B6F034B" w14:textId="77777777" w:rsidR="004B4F87" w:rsidRPr="00C95FCB" w:rsidRDefault="004B4F87" w:rsidP="00614D80">
      <w:pPr>
        <w:rPr>
          <w:rFonts w:asciiTheme="majorBidi" w:hAnsiTheme="majorBidi" w:cstheme="majorBidi"/>
          <w:sz w:val="24"/>
          <w:szCs w:val="24"/>
        </w:rPr>
      </w:pPr>
    </w:p>
    <w:p w14:paraId="5CDE0E9D" w14:textId="77777777" w:rsidR="004B4F87" w:rsidRPr="00C95FCB" w:rsidRDefault="004B4F87" w:rsidP="00614D80">
      <w:pPr>
        <w:rPr>
          <w:rFonts w:asciiTheme="majorBidi" w:hAnsiTheme="majorBidi" w:cstheme="majorBidi"/>
          <w:sz w:val="24"/>
          <w:szCs w:val="24"/>
        </w:rPr>
      </w:pPr>
    </w:p>
    <w:p w14:paraId="4DE389FB" w14:textId="77777777" w:rsidR="004B4F87" w:rsidRPr="00C95FCB" w:rsidRDefault="004B4F87" w:rsidP="00614D80">
      <w:pPr>
        <w:rPr>
          <w:rFonts w:asciiTheme="majorBidi" w:hAnsiTheme="majorBidi" w:cstheme="majorBidi"/>
          <w:sz w:val="24"/>
          <w:szCs w:val="24"/>
        </w:rPr>
      </w:pPr>
    </w:p>
    <w:p w14:paraId="2D314012" w14:textId="77777777" w:rsidR="00483DBB" w:rsidRDefault="00483DBB" w:rsidP="00614D80">
      <w:pPr>
        <w:rPr>
          <w:rFonts w:asciiTheme="majorBidi" w:hAnsiTheme="majorBidi" w:cstheme="majorBidi"/>
          <w:sz w:val="24"/>
          <w:szCs w:val="24"/>
        </w:rPr>
      </w:pPr>
    </w:p>
    <w:p w14:paraId="5573BCDE" w14:textId="77777777" w:rsidR="004B4F87" w:rsidRPr="00C87A21" w:rsidRDefault="004B4F87" w:rsidP="00614D80">
      <w:pPr>
        <w:rPr>
          <w:rFonts w:asciiTheme="majorBidi" w:hAnsiTheme="majorBidi" w:cstheme="majorBidi"/>
          <w:b/>
          <w:bCs/>
          <w:sz w:val="24"/>
          <w:szCs w:val="24"/>
          <w:u w:val="single"/>
        </w:rPr>
      </w:pPr>
      <w:r w:rsidRPr="00C87A21">
        <w:rPr>
          <w:rFonts w:asciiTheme="majorBidi" w:hAnsiTheme="majorBidi" w:cstheme="majorBidi"/>
          <w:b/>
          <w:bCs/>
          <w:sz w:val="24"/>
          <w:szCs w:val="24"/>
          <w:u w:val="single"/>
        </w:rPr>
        <w:t>Results:</w:t>
      </w:r>
    </w:p>
    <w:p w14:paraId="542171AE" w14:textId="77777777" w:rsidR="00BD3D6E" w:rsidRPr="00C95FCB" w:rsidRDefault="00BD3D6E" w:rsidP="00BD3D6E">
      <w:pPr>
        <w:rPr>
          <w:rFonts w:asciiTheme="majorBidi" w:hAnsiTheme="majorBidi" w:cstheme="majorBidi"/>
          <w:sz w:val="24"/>
          <w:szCs w:val="24"/>
        </w:rPr>
      </w:pPr>
      <w:r w:rsidRPr="00C95FCB">
        <w:rPr>
          <w:rFonts w:asciiTheme="majorBidi" w:hAnsiTheme="majorBidi" w:cstheme="majorBidi"/>
          <w:sz w:val="24"/>
          <w:szCs w:val="24"/>
        </w:rPr>
        <w:t>The model was run</w:t>
      </w:r>
      <w:r w:rsidR="00412029" w:rsidRPr="00C95FCB">
        <w:rPr>
          <w:rFonts w:asciiTheme="majorBidi" w:hAnsiTheme="majorBidi" w:cstheme="majorBidi"/>
          <w:sz w:val="24"/>
          <w:szCs w:val="24"/>
        </w:rPr>
        <w:t>,</w:t>
      </w:r>
      <w:r w:rsidRPr="00C95FCB">
        <w:rPr>
          <w:rFonts w:asciiTheme="majorBidi" w:hAnsiTheme="majorBidi" w:cstheme="majorBidi"/>
          <w:sz w:val="24"/>
          <w:szCs w:val="24"/>
        </w:rPr>
        <w:t xml:space="preserve"> and our</w:t>
      </w:r>
      <w:r w:rsidR="000737BE" w:rsidRPr="00C95FCB">
        <w:rPr>
          <w:rFonts w:asciiTheme="majorBidi" w:hAnsiTheme="majorBidi" w:cstheme="majorBidi"/>
          <w:sz w:val="24"/>
          <w:szCs w:val="24"/>
        </w:rPr>
        <w:t xml:space="preserve"> composite</w:t>
      </w:r>
      <w:r w:rsidRPr="00C95FCB">
        <w:rPr>
          <w:rFonts w:asciiTheme="majorBidi" w:hAnsiTheme="majorBidi" w:cstheme="majorBidi"/>
          <w:sz w:val="24"/>
          <w:szCs w:val="24"/>
        </w:rPr>
        <w:t xml:space="preserve"> product was built for one week time period data; the first week of January 2012. As in Figure</w:t>
      </w:r>
      <w:proofErr w:type="gramStart"/>
      <w:r w:rsidRPr="00C95FCB">
        <w:rPr>
          <w:rFonts w:asciiTheme="majorBidi" w:hAnsiTheme="majorBidi" w:cstheme="majorBidi"/>
          <w:sz w:val="24"/>
          <w:szCs w:val="24"/>
        </w:rPr>
        <w:t>..</w:t>
      </w:r>
      <w:proofErr w:type="gramEnd"/>
      <w:r w:rsidRPr="00C95FCB">
        <w:rPr>
          <w:rFonts w:asciiTheme="majorBidi" w:hAnsiTheme="majorBidi" w:cstheme="majorBidi"/>
          <w:sz w:val="24"/>
          <w:szCs w:val="24"/>
        </w:rPr>
        <w:t xml:space="preserve"> </w:t>
      </w:r>
      <w:r w:rsidR="005344AC" w:rsidRPr="00C95FCB">
        <w:rPr>
          <w:rFonts w:asciiTheme="majorBidi" w:hAnsiTheme="majorBidi" w:cstheme="majorBidi"/>
          <w:sz w:val="24"/>
          <w:szCs w:val="24"/>
        </w:rPr>
        <w:t xml:space="preserve">, </w:t>
      </w:r>
      <w:r w:rsidRPr="00C95FCB">
        <w:rPr>
          <w:rFonts w:asciiTheme="majorBidi" w:hAnsiTheme="majorBidi" w:cstheme="majorBidi"/>
          <w:sz w:val="24"/>
          <w:szCs w:val="24"/>
        </w:rPr>
        <w:t xml:space="preserve">the product demonstrates good accordance with MERRA specific humidity data of the same </w:t>
      </w:r>
      <w:r w:rsidR="005344AC" w:rsidRPr="00C95FCB">
        <w:rPr>
          <w:rFonts w:asciiTheme="majorBidi" w:hAnsiTheme="majorBidi" w:cstheme="majorBidi"/>
          <w:sz w:val="24"/>
          <w:szCs w:val="24"/>
        </w:rPr>
        <w:t xml:space="preserve">pressure </w:t>
      </w:r>
      <w:r w:rsidR="00CD64B4" w:rsidRPr="00C95FCB">
        <w:rPr>
          <w:rFonts w:asciiTheme="majorBidi" w:hAnsiTheme="majorBidi" w:cstheme="majorBidi"/>
          <w:sz w:val="24"/>
          <w:szCs w:val="24"/>
        </w:rPr>
        <w:t>level with just half an hour difference.</w:t>
      </w:r>
    </w:p>
    <w:tbl>
      <w:tblPr>
        <w:tblStyle w:val="TableGrid"/>
        <w:tblW w:w="0" w:type="auto"/>
        <w:tblLook w:val="04A0" w:firstRow="1" w:lastRow="0" w:firstColumn="1" w:lastColumn="0" w:noHBand="0" w:noVBand="1"/>
      </w:tblPr>
      <w:tblGrid>
        <w:gridCol w:w="9350"/>
      </w:tblGrid>
      <w:tr w:rsidR="00CD64B4" w14:paraId="4E5A2785" w14:textId="77777777" w:rsidTr="00CD64B4">
        <w:tc>
          <w:tcPr>
            <w:tcW w:w="9350" w:type="dxa"/>
          </w:tcPr>
          <w:p w14:paraId="221302AB" w14:textId="77777777" w:rsidR="00CD64B4" w:rsidRDefault="00CD64B4" w:rsidP="00BD3D6E">
            <w:r>
              <w:rPr>
                <w:noProof/>
              </w:rPr>
              <w:drawing>
                <wp:inline distT="0" distB="0" distL="0" distR="0" wp14:anchorId="0FC31C4A" wp14:editId="4B20EC78">
                  <wp:extent cx="5676900" cy="270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2705100"/>
                          </a:xfrm>
                          <a:prstGeom prst="rect">
                            <a:avLst/>
                          </a:prstGeom>
                        </pic:spPr>
                      </pic:pic>
                    </a:graphicData>
                  </a:graphic>
                </wp:inline>
              </w:drawing>
            </w:r>
          </w:p>
        </w:tc>
      </w:tr>
      <w:tr w:rsidR="00CD64B4" w14:paraId="03E54D2D" w14:textId="77777777" w:rsidTr="00CD64B4">
        <w:tc>
          <w:tcPr>
            <w:tcW w:w="9350" w:type="dxa"/>
          </w:tcPr>
          <w:p w14:paraId="73AB0B81" w14:textId="77777777" w:rsidR="00CD64B4" w:rsidRDefault="00CD64B4" w:rsidP="002171C2">
            <w:r>
              <w:t xml:space="preserve">Figure: Upper one for </w:t>
            </w:r>
            <w:proofErr w:type="spellStart"/>
            <w:r>
              <w:t>Merra</w:t>
            </w:r>
            <w:proofErr w:type="spellEnd"/>
            <w:r>
              <w:t xml:space="preserve"> q500 and the lower for RH composite product</w:t>
            </w:r>
            <w:r w:rsidR="002171C2" w:rsidRPr="002171C2">
              <w:rPr>
                <w:noProof/>
              </w:rPr>
              <w:t xml:space="preserve"> </w:t>
            </w:r>
            <w:r w:rsidR="002171C2" w:rsidRPr="002171C2">
              <w:rPr>
                <w:noProof/>
              </w:rPr>
              <w:drawing>
                <wp:inline distT="0" distB="0" distL="0" distR="0" wp14:anchorId="491C8A2A" wp14:editId="66ED4D8A">
                  <wp:extent cx="1276710" cy="195261"/>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1404135" cy="214750"/>
                          </a:xfrm>
                          <a:prstGeom prst="rect">
                            <a:avLst/>
                          </a:prstGeom>
                        </pic:spPr>
                      </pic:pic>
                    </a:graphicData>
                  </a:graphic>
                </wp:inline>
              </w:drawing>
            </w:r>
          </w:p>
        </w:tc>
      </w:tr>
    </w:tbl>
    <w:p w14:paraId="0ECE6DD3" w14:textId="77777777" w:rsidR="00BD3D6E" w:rsidRDefault="00BD3D6E" w:rsidP="00614D80"/>
    <w:p w14:paraId="2057ED27" w14:textId="77777777" w:rsidR="002171C2" w:rsidRDefault="002171C2" w:rsidP="002D50EE"/>
    <w:p w14:paraId="6831BF2B" w14:textId="34460CF8" w:rsidR="002F5609" w:rsidRPr="00C95FCB" w:rsidRDefault="00A42396" w:rsidP="00A42396">
      <w:pPr>
        <w:spacing w:line="276" w:lineRule="auto"/>
        <w:rPr>
          <w:rFonts w:asciiTheme="majorBidi" w:hAnsiTheme="majorBidi" w:cstheme="majorBidi"/>
          <w:sz w:val="24"/>
          <w:szCs w:val="24"/>
        </w:rPr>
      </w:pPr>
      <w:r>
        <w:rPr>
          <w:rFonts w:asciiTheme="majorBidi" w:hAnsiTheme="majorBidi" w:cstheme="majorBidi"/>
          <w:sz w:val="24"/>
          <w:szCs w:val="24"/>
        </w:rPr>
        <w:t>We could get</w:t>
      </w:r>
      <w:r w:rsidR="002171C2" w:rsidRPr="00C95FCB">
        <w:rPr>
          <w:rFonts w:asciiTheme="majorBidi" w:hAnsiTheme="majorBidi" w:cstheme="majorBidi"/>
          <w:sz w:val="24"/>
          <w:szCs w:val="24"/>
        </w:rPr>
        <w:t xml:space="preserve"> detailed in</w:t>
      </w:r>
      <w:r>
        <w:rPr>
          <w:rFonts w:asciiTheme="majorBidi" w:hAnsiTheme="majorBidi" w:cstheme="majorBidi"/>
          <w:sz w:val="24"/>
          <w:szCs w:val="24"/>
        </w:rPr>
        <w:t xml:space="preserve"> some</w:t>
      </w:r>
      <w:r w:rsidR="002171C2" w:rsidRPr="00C95FCB">
        <w:rPr>
          <w:rFonts w:asciiTheme="majorBidi" w:hAnsiTheme="majorBidi" w:cstheme="majorBidi"/>
          <w:sz w:val="24"/>
          <w:szCs w:val="24"/>
        </w:rPr>
        <w:t xml:space="preserve"> regions for example in the south part of Arabi</w:t>
      </w:r>
      <w:ins w:id="269" w:author="Brian Mapes" w:date="2018-06-18T23:38:00Z">
        <w:r w:rsidR="0048362A">
          <w:rPr>
            <w:rFonts w:asciiTheme="majorBidi" w:hAnsiTheme="majorBidi" w:cstheme="majorBidi"/>
            <w:sz w:val="24"/>
            <w:szCs w:val="24"/>
          </w:rPr>
          <w:t>an Sea</w:t>
        </w:r>
      </w:ins>
      <w:del w:id="270" w:author="Brian Mapes" w:date="2018-06-18T23:38:00Z">
        <w:r w:rsidR="002171C2" w:rsidRPr="00C95FCB" w:rsidDel="0048362A">
          <w:rPr>
            <w:rFonts w:asciiTheme="majorBidi" w:hAnsiTheme="majorBidi" w:cstheme="majorBidi"/>
            <w:sz w:val="24"/>
            <w:szCs w:val="24"/>
          </w:rPr>
          <w:delText>c</w:delText>
        </w:r>
      </w:del>
      <w:r w:rsidR="002171C2" w:rsidRPr="00C95FCB">
        <w:rPr>
          <w:rFonts w:asciiTheme="majorBidi" w:hAnsiTheme="majorBidi" w:cstheme="majorBidi"/>
          <w:sz w:val="24"/>
          <w:szCs w:val="24"/>
        </w:rPr>
        <w:t xml:space="preserve"> </w:t>
      </w:r>
      <w:r>
        <w:rPr>
          <w:rFonts w:asciiTheme="majorBidi" w:hAnsiTheme="majorBidi" w:cstheme="majorBidi"/>
          <w:sz w:val="24"/>
          <w:szCs w:val="24"/>
        </w:rPr>
        <w:t xml:space="preserve">and </w:t>
      </w:r>
      <w:r w:rsidR="003E5F62">
        <w:rPr>
          <w:rFonts w:asciiTheme="majorBidi" w:hAnsiTheme="majorBidi" w:cstheme="majorBidi"/>
          <w:sz w:val="24"/>
          <w:szCs w:val="24"/>
        </w:rPr>
        <w:t>interesting trends</w:t>
      </w:r>
      <w:r>
        <w:rPr>
          <w:rFonts w:asciiTheme="majorBidi" w:hAnsiTheme="majorBidi" w:cstheme="majorBidi"/>
          <w:sz w:val="24"/>
          <w:szCs w:val="24"/>
        </w:rPr>
        <w:t xml:space="preserve"> would be captured</w:t>
      </w:r>
      <w:r w:rsidR="002F5609" w:rsidRPr="00C95FCB">
        <w:rPr>
          <w:rFonts w:asciiTheme="majorBidi" w:hAnsiTheme="majorBidi" w:cstheme="majorBidi"/>
          <w:sz w:val="24"/>
          <w:szCs w:val="24"/>
        </w:rPr>
        <w:t>. The contours of MIMIC composite folded on the shaded view of simple RH-SAPHIR in this area are shown in figure</w:t>
      </w:r>
    </w:p>
    <w:p w14:paraId="577FB1D5" w14:textId="77777777" w:rsidR="002F5609" w:rsidRPr="00C95FCB" w:rsidRDefault="00E302F1" w:rsidP="00C95FCB">
      <w:pPr>
        <w:spacing w:line="276" w:lineRule="auto"/>
        <w:rPr>
          <w:rFonts w:asciiTheme="majorBidi" w:hAnsiTheme="majorBidi" w:cstheme="majorBidi"/>
          <w:sz w:val="24"/>
          <w:szCs w:val="24"/>
        </w:rPr>
      </w:pPr>
      <w:r>
        <w:rPr>
          <w:rFonts w:asciiTheme="majorBidi" w:hAnsiTheme="majorBidi" w:cstheme="majorBidi"/>
          <w:sz w:val="24"/>
          <w:szCs w:val="24"/>
        </w:rPr>
        <w:t>(</w:t>
      </w:r>
      <w:proofErr w:type="gramStart"/>
      <w:r>
        <w:rPr>
          <w:rFonts w:asciiTheme="majorBidi" w:hAnsiTheme="majorBidi" w:cstheme="majorBidi"/>
          <w:sz w:val="24"/>
          <w:szCs w:val="24"/>
        </w:rPr>
        <w:t>figure</w:t>
      </w:r>
      <w:proofErr w:type="gramEnd"/>
      <w:r>
        <w:rPr>
          <w:rFonts w:asciiTheme="majorBidi" w:hAnsiTheme="majorBidi" w:cstheme="majorBidi"/>
          <w:sz w:val="24"/>
          <w:szCs w:val="24"/>
        </w:rPr>
        <w:t xml:space="preserve"> place)</w:t>
      </w:r>
    </w:p>
    <w:p w14:paraId="58D610B8" w14:textId="77777777" w:rsidR="002171C2" w:rsidRDefault="002F5609" w:rsidP="00C95FCB">
      <w:pPr>
        <w:spacing w:line="276" w:lineRule="auto"/>
        <w:rPr>
          <w:rFonts w:asciiTheme="majorBidi" w:hAnsiTheme="majorBidi" w:cstheme="majorBidi"/>
          <w:sz w:val="24"/>
          <w:szCs w:val="24"/>
        </w:rPr>
      </w:pPr>
      <w:r w:rsidRPr="00C95FCB">
        <w:rPr>
          <w:rFonts w:asciiTheme="majorBidi" w:hAnsiTheme="majorBidi" w:cstheme="majorBidi"/>
          <w:sz w:val="24"/>
          <w:szCs w:val="24"/>
        </w:rPr>
        <w:lastRenderedPageBreak/>
        <w:t>As we can observe the system’s pick are tracked westward by MIMIC while there is no change in the simple SAPHIR.</w:t>
      </w:r>
    </w:p>
    <w:p w14:paraId="274C429B" w14:textId="77777777" w:rsidR="00751D78" w:rsidRDefault="00B10260" w:rsidP="00751D78">
      <w:pPr>
        <w:spacing w:line="276" w:lineRule="auto"/>
        <w:rPr>
          <w:rFonts w:asciiTheme="majorBidi" w:hAnsiTheme="majorBidi" w:cstheme="majorBidi"/>
          <w:sz w:val="24"/>
          <w:szCs w:val="24"/>
        </w:rPr>
      </w:pPr>
      <w:r>
        <w:rPr>
          <w:rFonts w:asciiTheme="majorBidi" w:hAnsiTheme="majorBidi" w:cstheme="majorBidi"/>
          <w:sz w:val="24"/>
          <w:szCs w:val="24"/>
        </w:rPr>
        <w:t xml:space="preserve">Resting </w:t>
      </w:r>
      <w:r w:rsidR="00751D78">
        <w:rPr>
          <w:rFonts w:asciiTheme="majorBidi" w:hAnsiTheme="majorBidi" w:cstheme="majorBidi"/>
          <w:sz w:val="24"/>
          <w:szCs w:val="24"/>
        </w:rPr>
        <w:t xml:space="preserve">in the same area by adding the new observations from a geostationary IR in water vapor channel – </w:t>
      </w:r>
      <w:proofErr w:type="spellStart"/>
      <w:r w:rsidR="00751D78">
        <w:rPr>
          <w:rFonts w:asciiTheme="majorBidi" w:hAnsiTheme="majorBidi" w:cstheme="majorBidi"/>
          <w:sz w:val="24"/>
          <w:szCs w:val="24"/>
        </w:rPr>
        <w:t>irwvp</w:t>
      </w:r>
      <w:proofErr w:type="spellEnd"/>
      <w:r w:rsidR="00A42396">
        <w:rPr>
          <w:rFonts w:asciiTheme="majorBidi" w:hAnsiTheme="majorBidi" w:cstheme="majorBidi"/>
          <w:sz w:val="24"/>
          <w:szCs w:val="24"/>
        </w:rPr>
        <w:t xml:space="preserve"> and folding the cont</w:t>
      </w:r>
      <w:r w:rsidR="00751D78">
        <w:rPr>
          <w:rFonts w:asciiTheme="majorBidi" w:hAnsiTheme="majorBidi" w:cstheme="majorBidi"/>
          <w:sz w:val="24"/>
          <w:szCs w:val="24"/>
        </w:rPr>
        <w:t>ours for MERRA q and SAPHIR MIMIC, we get figure 5</w:t>
      </w:r>
    </w:p>
    <w:tbl>
      <w:tblPr>
        <w:tblStyle w:val="TableGrid"/>
        <w:tblW w:w="0" w:type="auto"/>
        <w:tblLook w:val="04A0" w:firstRow="1" w:lastRow="0" w:firstColumn="1" w:lastColumn="0" w:noHBand="0" w:noVBand="1"/>
      </w:tblPr>
      <w:tblGrid>
        <w:gridCol w:w="9576"/>
      </w:tblGrid>
      <w:tr w:rsidR="004C22C8" w14:paraId="32C912A4" w14:textId="77777777" w:rsidTr="004C22C8">
        <w:tc>
          <w:tcPr>
            <w:tcW w:w="9350" w:type="dxa"/>
          </w:tcPr>
          <w:p w14:paraId="33A3ED08" w14:textId="77777777" w:rsidR="004C22C8" w:rsidRDefault="004C22C8" w:rsidP="00751D78">
            <w:pPr>
              <w:spacing w:line="276" w:lineRule="auto"/>
              <w:rPr>
                <w:rFonts w:asciiTheme="majorBidi" w:hAnsiTheme="majorBidi" w:cstheme="majorBidi"/>
                <w:sz w:val="24"/>
                <w:szCs w:val="24"/>
              </w:rPr>
            </w:pPr>
            <w:r>
              <w:rPr>
                <w:noProof/>
              </w:rPr>
              <w:drawing>
                <wp:inline distT="0" distB="0" distL="0" distR="0" wp14:anchorId="38C490A2" wp14:editId="67ED6719">
                  <wp:extent cx="5943600" cy="1556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6385"/>
                          </a:xfrm>
                          <a:prstGeom prst="rect">
                            <a:avLst/>
                          </a:prstGeom>
                        </pic:spPr>
                      </pic:pic>
                    </a:graphicData>
                  </a:graphic>
                </wp:inline>
              </w:drawing>
            </w:r>
          </w:p>
        </w:tc>
      </w:tr>
      <w:tr w:rsidR="004C22C8" w14:paraId="42FEB8B8" w14:textId="77777777" w:rsidTr="004C22C8">
        <w:tc>
          <w:tcPr>
            <w:tcW w:w="9350" w:type="dxa"/>
          </w:tcPr>
          <w:p w14:paraId="66DCE309" w14:textId="77777777" w:rsidR="004C22C8" w:rsidRDefault="00E62EE6" w:rsidP="00751D78">
            <w:pPr>
              <w:spacing w:line="276" w:lineRule="auto"/>
              <w:rPr>
                <w:rFonts w:asciiTheme="majorBidi" w:hAnsiTheme="majorBidi" w:cstheme="majorBidi"/>
                <w:sz w:val="24"/>
                <w:szCs w:val="24"/>
              </w:rPr>
            </w:pPr>
            <w:r>
              <w:rPr>
                <w:rFonts w:asciiTheme="majorBidi" w:hAnsiTheme="majorBidi" w:cstheme="majorBidi"/>
                <w:sz w:val="24"/>
                <w:szCs w:val="24"/>
              </w:rPr>
              <w:t xml:space="preserve">Figure: RH-MIMIC </w:t>
            </w:r>
            <w:r w:rsidR="00042B69">
              <w:rPr>
                <w:rFonts w:asciiTheme="majorBidi" w:hAnsiTheme="majorBidi" w:cstheme="majorBidi"/>
                <w:sz w:val="24"/>
                <w:szCs w:val="24"/>
              </w:rPr>
              <w:t>contours</w:t>
            </w:r>
            <w:r>
              <w:rPr>
                <w:rFonts w:asciiTheme="majorBidi" w:hAnsiTheme="majorBidi" w:cstheme="majorBidi"/>
                <w:sz w:val="24"/>
                <w:szCs w:val="24"/>
              </w:rPr>
              <w:t xml:space="preserve"> ,yellow and MERRA q in bleu folded on </w:t>
            </w:r>
            <w:proofErr w:type="spellStart"/>
            <w:r>
              <w:rPr>
                <w:rFonts w:asciiTheme="majorBidi" w:hAnsiTheme="majorBidi" w:cstheme="majorBidi"/>
                <w:sz w:val="24"/>
                <w:szCs w:val="24"/>
              </w:rPr>
              <w:t>irwvp</w:t>
            </w:r>
            <w:proofErr w:type="spellEnd"/>
            <w:r>
              <w:rPr>
                <w:rFonts w:asciiTheme="majorBidi" w:hAnsiTheme="majorBidi" w:cstheme="majorBidi"/>
                <w:sz w:val="24"/>
                <w:szCs w:val="24"/>
              </w:rPr>
              <w:t xml:space="preserve"> data</w:t>
            </w:r>
          </w:p>
        </w:tc>
      </w:tr>
    </w:tbl>
    <w:p w14:paraId="41014CA0" w14:textId="77777777" w:rsidR="004C22C8" w:rsidRDefault="004C22C8" w:rsidP="00751D78">
      <w:pPr>
        <w:spacing w:line="276" w:lineRule="auto"/>
        <w:rPr>
          <w:rFonts w:asciiTheme="majorBidi" w:hAnsiTheme="majorBidi" w:cstheme="majorBidi"/>
          <w:sz w:val="24"/>
          <w:szCs w:val="24"/>
        </w:rPr>
      </w:pPr>
    </w:p>
    <w:p w14:paraId="69E57189" w14:textId="77777777" w:rsidR="00751D78" w:rsidRPr="00C95FCB" w:rsidRDefault="004C22C8" w:rsidP="00042B69">
      <w:pPr>
        <w:spacing w:line="276" w:lineRule="auto"/>
        <w:rPr>
          <w:rFonts w:asciiTheme="majorBidi" w:hAnsiTheme="majorBidi" w:cstheme="majorBidi"/>
          <w:sz w:val="24"/>
          <w:szCs w:val="24"/>
        </w:rPr>
      </w:pPr>
      <w:r>
        <w:rPr>
          <w:rFonts w:asciiTheme="majorBidi" w:hAnsiTheme="majorBidi" w:cstheme="majorBidi"/>
          <w:sz w:val="24"/>
          <w:szCs w:val="24"/>
        </w:rPr>
        <w:t>It</w:t>
      </w:r>
      <w:r w:rsidR="00751D78">
        <w:rPr>
          <w:rFonts w:asciiTheme="majorBidi" w:hAnsiTheme="majorBidi" w:cstheme="majorBidi"/>
          <w:sz w:val="24"/>
          <w:szCs w:val="24"/>
        </w:rPr>
        <w:t xml:space="preserve"> can be recognized</w:t>
      </w:r>
      <w:del w:id="271" w:author="Brian Mapes" w:date="2018-06-18T23:39:00Z">
        <w:r w:rsidR="00751D78" w:rsidDel="001E08C3">
          <w:rPr>
            <w:rFonts w:asciiTheme="majorBidi" w:hAnsiTheme="majorBidi" w:cstheme="majorBidi"/>
            <w:sz w:val="24"/>
            <w:szCs w:val="24"/>
          </w:rPr>
          <w:delText xml:space="preserve"> </w:delText>
        </w:r>
      </w:del>
      <w:r w:rsidR="00751D78">
        <w:rPr>
          <w:rFonts w:asciiTheme="majorBidi" w:hAnsiTheme="majorBidi" w:cstheme="majorBidi"/>
          <w:sz w:val="24"/>
          <w:szCs w:val="24"/>
        </w:rPr>
        <w:t xml:space="preserve"> that the RH MIMIC (yellow contours) even matches the </w:t>
      </w:r>
      <w:proofErr w:type="spellStart"/>
      <w:r w:rsidR="00751D78">
        <w:rPr>
          <w:rFonts w:asciiTheme="majorBidi" w:hAnsiTheme="majorBidi" w:cstheme="majorBidi"/>
          <w:sz w:val="24"/>
          <w:szCs w:val="24"/>
        </w:rPr>
        <w:t>irwvp</w:t>
      </w:r>
      <w:proofErr w:type="spellEnd"/>
      <w:r w:rsidR="00751D78">
        <w:rPr>
          <w:rFonts w:asciiTheme="majorBidi" w:hAnsiTheme="majorBidi" w:cstheme="majorBidi"/>
          <w:sz w:val="24"/>
          <w:szCs w:val="24"/>
        </w:rPr>
        <w:t xml:space="preserve"> data better</w:t>
      </w:r>
      <w:r w:rsidR="00A42396">
        <w:rPr>
          <w:rFonts w:asciiTheme="majorBidi" w:hAnsiTheme="majorBidi" w:cstheme="majorBidi"/>
          <w:sz w:val="24"/>
          <w:szCs w:val="24"/>
        </w:rPr>
        <w:t xml:space="preserve"> than MERRA spe</w:t>
      </w:r>
      <w:r>
        <w:rPr>
          <w:rFonts w:asciiTheme="majorBidi" w:hAnsiTheme="majorBidi" w:cstheme="majorBidi"/>
          <w:sz w:val="24"/>
          <w:szCs w:val="24"/>
        </w:rPr>
        <w:t>cially in tracking the picks in several times interpreted in figure</w:t>
      </w:r>
      <w:r w:rsidR="00042B69">
        <w:rPr>
          <w:rFonts w:asciiTheme="majorBidi" w:hAnsiTheme="majorBidi" w:cstheme="majorBidi"/>
          <w:sz w:val="24"/>
          <w:szCs w:val="24"/>
        </w:rPr>
        <w:t>..</w:t>
      </w:r>
      <w:r>
        <w:rPr>
          <w:rFonts w:asciiTheme="majorBidi" w:hAnsiTheme="majorBidi" w:cstheme="majorBidi"/>
          <w:sz w:val="24"/>
          <w:szCs w:val="24"/>
        </w:rPr>
        <w:t xml:space="preserve">. While the MERRA </w:t>
      </w:r>
      <w:r w:rsidR="00042B69">
        <w:rPr>
          <w:rFonts w:asciiTheme="majorBidi" w:hAnsiTheme="majorBidi" w:cstheme="majorBidi"/>
          <w:sz w:val="24"/>
          <w:szCs w:val="24"/>
        </w:rPr>
        <w:t>contours</w:t>
      </w:r>
      <w:r>
        <w:rPr>
          <w:rFonts w:asciiTheme="majorBidi" w:hAnsiTheme="majorBidi" w:cstheme="majorBidi"/>
          <w:sz w:val="24"/>
          <w:szCs w:val="24"/>
        </w:rPr>
        <w:t xml:space="preserve"> propagate loosely </w:t>
      </w:r>
      <w:r w:rsidR="00042B69">
        <w:rPr>
          <w:rFonts w:asciiTheme="majorBidi" w:hAnsiTheme="majorBidi" w:cstheme="majorBidi"/>
          <w:sz w:val="24"/>
          <w:szCs w:val="24"/>
        </w:rPr>
        <w:t>neglecting</w:t>
      </w:r>
      <w:r>
        <w:rPr>
          <w:rFonts w:asciiTheme="majorBidi" w:hAnsiTheme="majorBidi" w:cstheme="majorBidi"/>
          <w:sz w:val="24"/>
          <w:szCs w:val="24"/>
        </w:rPr>
        <w:t xml:space="preserve"> </w:t>
      </w:r>
      <w:r w:rsidR="00042B69">
        <w:rPr>
          <w:rFonts w:asciiTheme="majorBidi" w:hAnsiTheme="majorBidi" w:cstheme="majorBidi"/>
          <w:sz w:val="24"/>
          <w:szCs w:val="24"/>
        </w:rPr>
        <w:t>theses</w:t>
      </w:r>
      <w:r>
        <w:rPr>
          <w:rFonts w:asciiTheme="majorBidi" w:hAnsiTheme="majorBidi" w:cstheme="majorBidi"/>
          <w:sz w:val="24"/>
          <w:szCs w:val="24"/>
        </w:rPr>
        <w:t xml:space="preserve"> concentrated areas.</w:t>
      </w:r>
    </w:p>
    <w:p w14:paraId="224185B0" w14:textId="77777777" w:rsidR="007C2748" w:rsidRPr="00C95FCB" w:rsidRDefault="002171C2" w:rsidP="00C95FCB">
      <w:pPr>
        <w:spacing w:line="276" w:lineRule="auto"/>
        <w:rPr>
          <w:rFonts w:asciiTheme="majorBidi" w:hAnsiTheme="majorBidi" w:cstheme="majorBidi"/>
          <w:sz w:val="24"/>
          <w:szCs w:val="24"/>
        </w:rPr>
      </w:pPr>
      <w:r w:rsidRPr="00C95FCB">
        <w:rPr>
          <w:rFonts w:asciiTheme="majorBidi" w:hAnsiTheme="majorBidi" w:cstheme="majorBidi"/>
          <w:sz w:val="24"/>
          <w:szCs w:val="24"/>
        </w:rPr>
        <w:t>T</w:t>
      </w:r>
      <w:r w:rsidR="000737BE" w:rsidRPr="00C95FCB">
        <w:rPr>
          <w:rFonts w:asciiTheme="majorBidi" w:hAnsiTheme="majorBidi" w:cstheme="majorBidi"/>
          <w:sz w:val="24"/>
          <w:szCs w:val="24"/>
        </w:rPr>
        <w:t>o study how the evolution observed in the satellite data differs from that predicted by a horizontal advection-only procedure</w:t>
      </w:r>
      <w:r w:rsidR="00412029" w:rsidRPr="00C95FCB">
        <w:rPr>
          <w:rFonts w:asciiTheme="majorBidi" w:hAnsiTheme="majorBidi" w:cstheme="majorBidi"/>
          <w:sz w:val="24"/>
          <w:szCs w:val="24"/>
        </w:rPr>
        <w:t xml:space="preserve"> we need AT. </w:t>
      </w:r>
      <w:r w:rsidR="000737BE" w:rsidRPr="00C95FCB">
        <w:rPr>
          <w:rFonts w:asciiTheme="majorBidi" w:hAnsiTheme="majorBidi" w:cstheme="majorBidi"/>
          <w:sz w:val="24"/>
          <w:szCs w:val="24"/>
        </w:rPr>
        <w:t xml:space="preserve">There are two interesting regions to highlight the difference </w:t>
      </w:r>
      <w:r w:rsidR="002D50EE" w:rsidRPr="00C95FCB">
        <w:rPr>
          <w:rFonts w:asciiTheme="majorBidi" w:hAnsiTheme="majorBidi" w:cstheme="majorBidi"/>
          <w:sz w:val="24"/>
          <w:szCs w:val="24"/>
        </w:rPr>
        <w:t>between</w:t>
      </w:r>
      <w:r w:rsidR="00412029" w:rsidRPr="00C95FCB">
        <w:rPr>
          <w:rFonts w:asciiTheme="majorBidi" w:hAnsiTheme="majorBidi" w:cstheme="majorBidi"/>
          <w:sz w:val="24"/>
          <w:szCs w:val="24"/>
        </w:rPr>
        <w:t xml:space="preserve"> </w:t>
      </w:r>
      <w:r w:rsidR="002D50EE" w:rsidRPr="00C95FCB">
        <w:rPr>
          <w:rFonts w:asciiTheme="majorBidi" w:hAnsiTheme="majorBidi" w:cstheme="majorBidi"/>
          <w:sz w:val="24"/>
          <w:szCs w:val="24"/>
        </w:rPr>
        <w:t>no-wind and advection. No-wind mode represents in fact our raw RH-SAPHIR data.</w:t>
      </w:r>
    </w:p>
    <w:p w14:paraId="46B28083" w14:textId="071CD8A7" w:rsidR="00042B69" w:rsidDel="001E08C3" w:rsidRDefault="00042B69" w:rsidP="00C95FCB">
      <w:pPr>
        <w:spacing w:line="276" w:lineRule="auto"/>
        <w:rPr>
          <w:del w:id="272" w:author="Brian Mapes" w:date="2018-06-18T23:40:00Z"/>
          <w:rFonts w:asciiTheme="majorBidi" w:hAnsiTheme="majorBidi" w:cstheme="majorBidi"/>
          <w:sz w:val="24"/>
          <w:szCs w:val="24"/>
        </w:rPr>
      </w:pPr>
      <w:r>
        <w:rPr>
          <w:rFonts w:asciiTheme="majorBidi" w:hAnsiTheme="majorBidi" w:cstheme="majorBidi"/>
          <w:sz w:val="24"/>
          <w:szCs w:val="24"/>
        </w:rPr>
        <w:t xml:space="preserve">IN north </w:t>
      </w:r>
      <w:r w:rsidR="007C2748" w:rsidRPr="00C95FCB">
        <w:rPr>
          <w:rFonts w:asciiTheme="majorBidi" w:hAnsiTheme="majorBidi" w:cstheme="majorBidi"/>
          <w:sz w:val="24"/>
          <w:szCs w:val="24"/>
        </w:rPr>
        <w:t>Arabic sea</w:t>
      </w:r>
      <w:r>
        <w:rPr>
          <w:rFonts w:asciiTheme="majorBidi" w:hAnsiTheme="majorBidi" w:cstheme="majorBidi"/>
          <w:sz w:val="24"/>
          <w:szCs w:val="24"/>
        </w:rPr>
        <w:t xml:space="preserve"> there is a clear AT difference between no-wind and advection mode</w:t>
      </w:r>
      <w:r w:rsidR="005B3D42">
        <w:rPr>
          <w:rFonts w:asciiTheme="majorBidi" w:hAnsiTheme="majorBidi" w:cstheme="majorBidi"/>
          <w:sz w:val="24"/>
          <w:szCs w:val="24"/>
        </w:rPr>
        <w:t xml:space="preserve">. </w:t>
      </w:r>
      <w:ins w:id="273" w:author="Brian Mapes" w:date="2018-06-18T23:40:00Z">
        <w:r w:rsidR="001E08C3">
          <w:rPr>
            <w:rFonts w:asciiTheme="majorBidi" w:hAnsiTheme="majorBidi" w:cstheme="majorBidi"/>
            <w:sz w:val="24"/>
            <w:szCs w:val="24"/>
          </w:rPr>
          <w:t xml:space="preserve">When advection is neglected, the westward motion must be expressed in AT as a positive tendency to west, negative tendency to east. </w:t>
        </w:r>
      </w:ins>
      <w:ins w:id="274" w:author="Brian Mapes" w:date="2018-06-18T23:41:00Z">
        <w:r w:rsidR="0061776C">
          <w:rPr>
            <w:rFonts w:asciiTheme="majorBidi" w:hAnsiTheme="majorBidi" w:cstheme="majorBidi"/>
            <w:sz w:val="24"/>
            <w:szCs w:val="24"/>
          </w:rPr>
          <w:t xml:space="preserve">When the advection is used, the </w:t>
        </w:r>
        <w:proofErr w:type="spellStart"/>
        <w:r w:rsidR="0061776C">
          <w:rPr>
            <w:rFonts w:asciiTheme="majorBidi" w:hAnsiTheme="majorBidi" w:cstheme="majorBidi"/>
            <w:sz w:val="24"/>
            <w:szCs w:val="24"/>
          </w:rPr>
          <w:t>Lagrangian</w:t>
        </w:r>
        <w:proofErr w:type="spellEnd"/>
        <w:r w:rsidR="0061776C">
          <w:rPr>
            <w:rFonts w:asciiTheme="majorBidi" w:hAnsiTheme="majorBidi" w:cstheme="majorBidi"/>
            <w:sz w:val="24"/>
            <w:szCs w:val="24"/>
          </w:rPr>
          <w:t xml:space="preserve"> AT is then just physical tendency, such as negative (blue) tendencies around the high-RH area as the water vapor decays </w:t>
        </w:r>
      </w:ins>
      <w:ins w:id="275" w:author="Brian Mapes" w:date="2018-06-18T23:42:00Z">
        <w:r w:rsidR="0061776C">
          <w:rPr>
            <w:rFonts w:asciiTheme="majorBidi" w:hAnsiTheme="majorBidi" w:cstheme="majorBidi"/>
            <w:sz w:val="24"/>
            <w:szCs w:val="24"/>
          </w:rPr>
          <w:t xml:space="preserve">in that moving </w:t>
        </w:r>
        <w:proofErr w:type="spellStart"/>
        <w:r w:rsidR="0061776C">
          <w:rPr>
            <w:rFonts w:asciiTheme="majorBidi" w:hAnsiTheme="majorBidi" w:cstheme="majorBidi"/>
            <w:sz w:val="24"/>
            <w:szCs w:val="24"/>
          </w:rPr>
          <w:t>airmass</w:t>
        </w:r>
        <w:proofErr w:type="spellEnd"/>
        <w:r w:rsidR="0061776C">
          <w:rPr>
            <w:rFonts w:asciiTheme="majorBidi" w:hAnsiTheme="majorBidi" w:cstheme="majorBidi"/>
            <w:sz w:val="24"/>
            <w:szCs w:val="24"/>
          </w:rPr>
          <w:t xml:space="preserve"> </w:t>
        </w:r>
      </w:ins>
      <w:ins w:id="276" w:author="Brian Mapes" w:date="2018-06-18T23:41:00Z">
        <w:r w:rsidR="0061776C">
          <w:rPr>
            <w:rFonts w:asciiTheme="majorBidi" w:hAnsiTheme="majorBidi" w:cstheme="majorBidi"/>
            <w:sz w:val="24"/>
            <w:szCs w:val="24"/>
          </w:rPr>
          <w:t>after its recent</w:t>
        </w:r>
      </w:ins>
      <w:ins w:id="277" w:author="Brian Mapes" w:date="2018-06-18T23:42:00Z">
        <w:r w:rsidR="0061776C">
          <w:rPr>
            <w:rFonts w:asciiTheme="majorBidi" w:hAnsiTheme="majorBidi" w:cstheme="majorBidi"/>
            <w:sz w:val="24"/>
            <w:szCs w:val="24"/>
          </w:rPr>
          <w:t xml:space="preserve"> convective</w:t>
        </w:r>
      </w:ins>
      <w:ins w:id="278" w:author="Brian Mapes" w:date="2018-06-18T23:41:00Z">
        <w:r w:rsidR="0061776C">
          <w:rPr>
            <w:rFonts w:asciiTheme="majorBidi" w:hAnsiTheme="majorBidi" w:cstheme="majorBidi"/>
            <w:sz w:val="24"/>
            <w:szCs w:val="24"/>
          </w:rPr>
          <w:t xml:space="preserve"> source. </w:t>
        </w:r>
      </w:ins>
    </w:p>
    <w:p w14:paraId="48F8F7AF" w14:textId="77777777" w:rsidR="005B3D42" w:rsidRDefault="005B3D42" w:rsidP="00C95FCB">
      <w:pPr>
        <w:spacing w:line="276" w:lineRule="auto"/>
        <w:rPr>
          <w:rFonts w:asciiTheme="majorBidi" w:hAnsiTheme="majorBidi" w:cstheme="majorBidi"/>
          <w:sz w:val="24"/>
          <w:szCs w:val="24"/>
        </w:rPr>
      </w:pPr>
    </w:p>
    <w:p w14:paraId="1242C31A" w14:textId="11C8360E" w:rsidR="005B3D42" w:rsidRDefault="005B3D42" w:rsidP="00C95FCB">
      <w:pPr>
        <w:spacing w:line="276" w:lineRule="auto"/>
        <w:rPr>
          <w:rFonts w:asciiTheme="majorBidi" w:hAnsiTheme="majorBidi" w:cstheme="majorBidi"/>
          <w:sz w:val="24"/>
          <w:szCs w:val="24"/>
        </w:rPr>
      </w:pPr>
      <w:r>
        <w:rPr>
          <w:rFonts w:asciiTheme="majorBidi" w:hAnsiTheme="majorBidi" w:cstheme="majorBidi"/>
          <w:sz w:val="24"/>
          <w:szCs w:val="24"/>
        </w:rPr>
        <w:t>In the given instant the source fro</w:t>
      </w:r>
      <w:del w:id="279" w:author="Brian Mapes" w:date="2018-06-18T23:39:00Z">
        <w:r w:rsidDel="001E08C3">
          <w:rPr>
            <w:rFonts w:asciiTheme="majorBidi" w:hAnsiTheme="majorBidi" w:cstheme="majorBidi"/>
            <w:sz w:val="24"/>
            <w:szCs w:val="24"/>
          </w:rPr>
          <w:delText>u</w:delText>
        </w:r>
      </w:del>
      <w:r>
        <w:rPr>
          <w:rFonts w:asciiTheme="majorBidi" w:hAnsiTheme="majorBidi" w:cstheme="majorBidi"/>
          <w:sz w:val="24"/>
          <w:szCs w:val="24"/>
        </w:rPr>
        <w:t>ntiers almost mee</w:t>
      </w:r>
      <w:del w:id="280" w:author="Brian Mapes" w:date="2018-06-18T23:39:00Z">
        <w:r w:rsidDel="001E08C3">
          <w:rPr>
            <w:rFonts w:asciiTheme="majorBidi" w:hAnsiTheme="majorBidi" w:cstheme="majorBidi"/>
            <w:sz w:val="24"/>
            <w:szCs w:val="24"/>
          </w:rPr>
          <w:delText>a</w:delText>
        </w:r>
      </w:del>
      <w:r>
        <w:rPr>
          <w:rFonts w:asciiTheme="majorBidi" w:hAnsiTheme="majorBidi" w:cstheme="majorBidi"/>
          <w:sz w:val="24"/>
          <w:szCs w:val="24"/>
        </w:rPr>
        <w:t xml:space="preserve">ts the border of sink. The reasonable pattern is that a source can gradually appear after where sink is decayed. But they can’t be in the same size one of them must be weak or decaying. That is resolved by the use of advection in the </w:t>
      </w:r>
      <w:del w:id="281" w:author="Brian Mapes" w:date="2018-06-18T23:39:00Z">
        <w:r w:rsidDel="001E08C3">
          <w:rPr>
            <w:rFonts w:asciiTheme="majorBidi" w:hAnsiTheme="majorBidi" w:cstheme="majorBidi"/>
            <w:sz w:val="24"/>
            <w:szCs w:val="24"/>
          </w:rPr>
          <w:delText xml:space="preserve">write </w:delText>
        </w:r>
      </w:del>
      <w:ins w:id="282" w:author="Brian Mapes" w:date="2018-06-18T23:39:00Z">
        <w:r w:rsidR="001E08C3">
          <w:rPr>
            <w:rFonts w:asciiTheme="majorBidi" w:hAnsiTheme="majorBidi" w:cstheme="majorBidi"/>
            <w:sz w:val="24"/>
            <w:szCs w:val="24"/>
          </w:rPr>
          <w:t xml:space="preserve">right hand </w:t>
        </w:r>
      </w:ins>
      <w:proofErr w:type="spellStart"/>
      <w:r>
        <w:rPr>
          <w:rFonts w:asciiTheme="majorBidi" w:hAnsiTheme="majorBidi" w:cstheme="majorBidi"/>
          <w:sz w:val="24"/>
          <w:szCs w:val="24"/>
        </w:rPr>
        <w:t>figue</w:t>
      </w:r>
      <w:proofErr w:type="spellEnd"/>
      <w:r>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729"/>
        <w:gridCol w:w="4847"/>
      </w:tblGrid>
      <w:tr w:rsidR="00E46E9A" w14:paraId="0A18C50E" w14:textId="77777777" w:rsidTr="006701BF">
        <w:tc>
          <w:tcPr>
            <w:tcW w:w="4675" w:type="dxa"/>
          </w:tcPr>
          <w:p w14:paraId="26437DB6" w14:textId="77777777" w:rsidR="005B3D42" w:rsidRDefault="00E46E9A" w:rsidP="00C95FCB">
            <w:pPr>
              <w:spacing w:line="276" w:lineRule="auto"/>
              <w:rPr>
                <w:rFonts w:asciiTheme="majorBidi" w:hAnsiTheme="majorBidi" w:cstheme="majorBidi"/>
                <w:sz w:val="24"/>
                <w:szCs w:val="24"/>
              </w:rPr>
            </w:pPr>
            <w:r>
              <w:rPr>
                <w:noProof/>
              </w:rPr>
              <w:lastRenderedPageBreak/>
              <w:drawing>
                <wp:inline distT="0" distB="0" distL="0" distR="0" wp14:anchorId="19991887" wp14:editId="214EC2D8">
                  <wp:extent cx="2993366" cy="15893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0169" cy="1603578"/>
                          </a:xfrm>
                          <a:prstGeom prst="rect">
                            <a:avLst/>
                          </a:prstGeom>
                        </pic:spPr>
                      </pic:pic>
                    </a:graphicData>
                  </a:graphic>
                </wp:inline>
              </w:drawing>
            </w:r>
          </w:p>
        </w:tc>
        <w:tc>
          <w:tcPr>
            <w:tcW w:w="4675" w:type="dxa"/>
          </w:tcPr>
          <w:p w14:paraId="063A6A9D" w14:textId="77777777" w:rsidR="005B3D42" w:rsidRDefault="005B3D42" w:rsidP="00C95FCB">
            <w:pPr>
              <w:spacing w:line="276" w:lineRule="auto"/>
              <w:rPr>
                <w:rFonts w:asciiTheme="majorBidi" w:hAnsiTheme="majorBidi" w:cstheme="majorBidi"/>
                <w:sz w:val="24"/>
                <w:szCs w:val="24"/>
              </w:rPr>
            </w:pPr>
            <w:r>
              <w:rPr>
                <w:noProof/>
              </w:rPr>
              <w:drawing>
                <wp:inline distT="0" distB="0" distL="0" distR="0" wp14:anchorId="65959D1A" wp14:editId="37B8D6F9">
                  <wp:extent cx="3071999" cy="1699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8692" cy="1736298"/>
                          </a:xfrm>
                          <a:prstGeom prst="rect">
                            <a:avLst/>
                          </a:prstGeom>
                        </pic:spPr>
                      </pic:pic>
                    </a:graphicData>
                  </a:graphic>
                </wp:inline>
              </w:drawing>
            </w:r>
          </w:p>
        </w:tc>
      </w:tr>
      <w:tr w:rsidR="005B3D42" w14:paraId="56856E44" w14:textId="77777777" w:rsidTr="005B3D42">
        <w:tc>
          <w:tcPr>
            <w:tcW w:w="9350" w:type="dxa"/>
            <w:gridSpan w:val="2"/>
          </w:tcPr>
          <w:p w14:paraId="734C7084" w14:textId="43F9A1E9" w:rsidR="005B3D42" w:rsidRDefault="00E46E9A" w:rsidP="001E08C3">
            <w:pPr>
              <w:spacing w:line="276" w:lineRule="auto"/>
              <w:rPr>
                <w:rFonts w:asciiTheme="majorBidi" w:hAnsiTheme="majorBidi" w:cstheme="majorBidi"/>
                <w:sz w:val="24"/>
                <w:szCs w:val="24"/>
              </w:rPr>
            </w:pPr>
            <w:r>
              <w:rPr>
                <w:rFonts w:asciiTheme="majorBidi" w:hAnsiTheme="majorBidi" w:cstheme="majorBidi"/>
                <w:sz w:val="24"/>
                <w:szCs w:val="24"/>
              </w:rPr>
              <w:t>AT for RH SAPHIR</w:t>
            </w:r>
            <w:ins w:id="283" w:author="Brian Mapes" w:date="2018-06-18T23:40:00Z">
              <w:r w:rsidR="001E08C3">
                <w:rPr>
                  <w:rFonts w:asciiTheme="majorBidi" w:hAnsiTheme="majorBidi" w:cstheme="majorBidi"/>
                  <w:sz w:val="24"/>
                  <w:szCs w:val="24"/>
                </w:rPr>
                <w:t xml:space="preserve"> (no advection used)</w:t>
              </w:r>
            </w:ins>
            <w:r>
              <w:rPr>
                <w:rFonts w:asciiTheme="majorBidi" w:hAnsiTheme="majorBidi" w:cstheme="majorBidi"/>
                <w:sz w:val="24"/>
                <w:szCs w:val="24"/>
              </w:rPr>
              <w:t xml:space="preserve"> </w:t>
            </w:r>
            <w:proofErr w:type="gramStart"/>
            <w:r>
              <w:rPr>
                <w:rFonts w:asciiTheme="majorBidi" w:hAnsiTheme="majorBidi" w:cstheme="majorBidi"/>
                <w:sz w:val="24"/>
                <w:szCs w:val="24"/>
              </w:rPr>
              <w:t>and  RH</w:t>
            </w:r>
            <w:proofErr w:type="gramEnd"/>
            <w:r>
              <w:rPr>
                <w:rFonts w:asciiTheme="majorBidi" w:hAnsiTheme="majorBidi" w:cstheme="majorBidi"/>
                <w:sz w:val="24"/>
                <w:szCs w:val="24"/>
              </w:rPr>
              <w:t>-MIMIC</w:t>
            </w:r>
            <w:ins w:id="284" w:author="Brian Mapes" w:date="2018-06-18T23:40:00Z">
              <w:r w:rsidR="001E08C3">
                <w:rPr>
                  <w:rFonts w:asciiTheme="majorBidi" w:hAnsiTheme="majorBidi" w:cstheme="majorBidi"/>
                  <w:sz w:val="24"/>
                  <w:szCs w:val="24"/>
                </w:rPr>
                <w:t xml:space="preserve"> </w:t>
              </w:r>
            </w:ins>
            <w:del w:id="285" w:author="Brian Mapes" w:date="2018-06-18T23:40:00Z">
              <w:r w:rsidDel="001E08C3">
                <w:rPr>
                  <w:rFonts w:asciiTheme="majorBidi" w:hAnsiTheme="majorBidi" w:cstheme="majorBidi"/>
                  <w:sz w:val="24"/>
                  <w:szCs w:val="24"/>
                </w:rPr>
                <w:delText xml:space="preserve"> </w:delText>
              </w:r>
            </w:del>
            <w:r>
              <w:rPr>
                <w:rFonts w:asciiTheme="majorBidi" w:hAnsiTheme="majorBidi" w:cstheme="majorBidi"/>
                <w:sz w:val="24"/>
                <w:szCs w:val="24"/>
              </w:rPr>
              <w:t>respectively the</w:t>
            </w:r>
            <w:del w:id="286" w:author="Brian Mapes" w:date="2018-06-18T23:39:00Z">
              <w:r w:rsidDel="001E08C3">
                <w:rPr>
                  <w:rFonts w:asciiTheme="majorBidi" w:hAnsiTheme="majorBidi" w:cstheme="majorBidi"/>
                  <w:sz w:val="24"/>
                  <w:szCs w:val="24"/>
                </w:rPr>
                <w:delText>r</w:delText>
              </w:r>
            </w:del>
            <w:r>
              <w:rPr>
                <w:rFonts w:asciiTheme="majorBidi" w:hAnsiTheme="majorBidi" w:cstheme="majorBidi"/>
                <w:sz w:val="24"/>
                <w:szCs w:val="24"/>
              </w:rPr>
              <w:t xml:space="preserve"> left and </w:t>
            </w:r>
            <w:del w:id="287" w:author="Brian Mapes" w:date="2018-06-18T23:39:00Z">
              <w:r w:rsidDel="001E08C3">
                <w:rPr>
                  <w:rFonts w:asciiTheme="majorBidi" w:hAnsiTheme="majorBidi" w:cstheme="majorBidi"/>
                  <w:sz w:val="24"/>
                  <w:szCs w:val="24"/>
                </w:rPr>
                <w:delText>write</w:delText>
              </w:r>
            </w:del>
            <w:ins w:id="288" w:author="Brian Mapes" w:date="2018-06-18T23:39:00Z">
              <w:r w:rsidR="001E08C3">
                <w:rPr>
                  <w:rFonts w:asciiTheme="majorBidi" w:hAnsiTheme="majorBidi" w:cstheme="majorBidi"/>
                  <w:sz w:val="24"/>
                  <w:szCs w:val="24"/>
                </w:rPr>
                <w:t>right</w:t>
              </w:r>
            </w:ins>
            <w:del w:id="289" w:author="Brian Mapes" w:date="2018-06-18T23:39:00Z">
              <w:r w:rsidDel="001E08C3">
                <w:rPr>
                  <w:rFonts w:asciiTheme="majorBidi" w:hAnsiTheme="majorBidi" w:cstheme="majorBidi"/>
                  <w:sz w:val="24"/>
                  <w:szCs w:val="24"/>
                </w:rPr>
                <w:delText>/</w:delText>
              </w:r>
            </w:del>
          </w:p>
        </w:tc>
      </w:tr>
    </w:tbl>
    <w:p w14:paraId="57E3F959" w14:textId="77777777" w:rsidR="005B3D42" w:rsidRDefault="005B3D42" w:rsidP="00C95FCB">
      <w:pPr>
        <w:spacing w:line="276" w:lineRule="auto"/>
        <w:rPr>
          <w:rFonts w:asciiTheme="majorBidi" w:hAnsiTheme="majorBidi" w:cstheme="majorBidi"/>
          <w:sz w:val="24"/>
          <w:szCs w:val="24"/>
        </w:rPr>
      </w:pPr>
    </w:p>
    <w:p w14:paraId="5FE1B295" w14:textId="77777777" w:rsidR="00C95FCB" w:rsidRPr="00192F19" w:rsidRDefault="00C95FCB" w:rsidP="00192F19">
      <w:pPr>
        <w:spacing w:line="276" w:lineRule="auto"/>
        <w:jc w:val="both"/>
        <w:rPr>
          <w:rFonts w:asciiTheme="majorBidi" w:hAnsiTheme="majorBidi" w:cstheme="majorBidi"/>
          <w:sz w:val="24"/>
          <w:szCs w:val="24"/>
        </w:rPr>
      </w:pPr>
    </w:p>
    <w:p w14:paraId="708CE381" w14:textId="77777777" w:rsidR="00C95FCB" w:rsidRPr="00192F19" w:rsidRDefault="00C95FCB" w:rsidP="00192F19">
      <w:pPr>
        <w:spacing w:line="276" w:lineRule="auto"/>
        <w:jc w:val="both"/>
        <w:rPr>
          <w:rFonts w:asciiTheme="majorBidi" w:hAnsiTheme="majorBidi" w:cstheme="majorBidi"/>
          <w:sz w:val="24"/>
          <w:szCs w:val="24"/>
        </w:rPr>
      </w:pPr>
      <w:r>
        <w:t xml:space="preserve">In western part of Africa there is source shown in red in figure that is captured by the MIMIC and it </w:t>
      </w:r>
      <w:proofErr w:type="spellStart"/>
      <w:r>
        <w:t>advects</w:t>
      </w:r>
      <w:proofErr w:type="spellEnd"/>
      <w:r>
        <w:t xml:space="preserve"> through western SAHEL. This pattern seems logical cause the source is on the ocean and the </w:t>
      </w:r>
      <w:proofErr w:type="gramStart"/>
      <w:r>
        <w:t xml:space="preserve">sink </w:t>
      </w:r>
      <w:r w:rsidRPr="00192F19">
        <w:rPr>
          <w:rFonts w:asciiTheme="majorBidi" w:hAnsiTheme="majorBidi" w:cstheme="majorBidi"/>
          <w:sz w:val="24"/>
          <w:szCs w:val="24"/>
        </w:rPr>
        <w:t>which could be rainfall</w:t>
      </w:r>
      <w:proofErr w:type="gramEnd"/>
      <w:r w:rsidRPr="00192F19">
        <w:rPr>
          <w:rFonts w:asciiTheme="majorBidi" w:hAnsiTheme="majorBidi" w:cstheme="majorBidi"/>
          <w:sz w:val="24"/>
          <w:szCs w:val="24"/>
        </w:rPr>
        <w:t xml:space="preserve"> happens in arriving on </w:t>
      </w:r>
      <w:r w:rsidR="00483DBB" w:rsidRPr="00192F19">
        <w:rPr>
          <w:rFonts w:asciiTheme="majorBidi" w:hAnsiTheme="majorBidi" w:cstheme="majorBidi"/>
          <w:sz w:val="24"/>
          <w:szCs w:val="24"/>
        </w:rPr>
        <w:t xml:space="preserve">continent. </w:t>
      </w:r>
      <w:r w:rsidRPr="00192F19">
        <w:rPr>
          <w:rFonts w:asciiTheme="majorBidi" w:hAnsiTheme="majorBidi" w:cstheme="majorBidi"/>
          <w:sz w:val="24"/>
          <w:szCs w:val="24"/>
        </w:rPr>
        <w:t>Th</w:t>
      </w:r>
      <w:r w:rsidR="00483DBB" w:rsidRPr="00192F19">
        <w:rPr>
          <w:rFonts w:asciiTheme="majorBidi" w:hAnsiTheme="majorBidi" w:cstheme="majorBidi"/>
          <w:sz w:val="24"/>
          <w:szCs w:val="24"/>
        </w:rPr>
        <w:t xml:space="preserve">is is while the SAPHIR simple error AT is just detecting the sink on the ocean but can’t track its </w:t>
      </w:r>
      <w:proofErr w:type="spellStart"/>
      <w:r w:rsidR="00483DBB" w:rsidRPr="00192F19">
        <w:rPr>
          <w:rFonts w:asciiTheme="majorBidi" w:hAnsiTheme="majorBidi" w:cstheme="majorBidi"/>
          <w:sz w:val="24"/>
          <w:szCs w:val="24"/>
        </w:rPr>
        <w:t>migeration</w:t>
      </w:r>
      <w:proofErr w:type="spellEnd"/>
      <w:r w:rsidR="00483DBB" w:rsidRPr="00192F19">
        <w:rPr>
          <w:rFonts w:asciiTheme="majorBidi" w:hAnsiTheme="majorBidi" w:cstheme="majorBidi"/>
          <w:sz w:val="24"/>
          <w:szCs w:val="24"/>
        </w:rPr>
        <w:t xml:space="preserve"> on the continent. It also has</w:t>
      </w:r>
      <w:r w:rsidR="00895924" w:rsidRPr="00192F19">
        <w:rPr>
          <w:rFonts w:asciiTheme="majorBidi" w:hAnsiTheme="majorBidi" w:cstheme="majorBidi"/>
          <w:sz w:val="24"/>
          <w:szCs w:val="24"/>
        </w:rPr>
        <w:t xml:space="preserve"> estimated </w:t>
      </w:r>
      <w:proofErr w:type="gramStart"/>
      <w:r w:rsidR="00895924" w:rsidRPr="00192F19">
        <w:rPr>
          <w:rFonts w:asciiTheme="majorBidi" w:hAnsiTheme="majorBidi" w:cstheme="majorBidi"/>
          <w:sz w:val="24"/>
          <w:szCs w:val="24"/>
        </w:rPr>
        <w:t>an</w:t>
      </w:r>
      <w:proofErr w:type="gramEnd"/>
      <w:r w:rsidR="00483DBB" w:rsidRPr="00192F19">
        <w:rPr>
          <w:rFonts w:asciiTheme="majorBidi" w:hAnsiTheme="majorBidi" w:cstheme="majorBidi"/>
          <w:sz w:val="24"/>
          <w:szCs w:val="24"/>
        </w:rPr>
        <w:t xml:space="preserve"> </w:t>
      </w:r>
      <w:r w:rsidR="00895924" w:rsidRPr="00192F19">
        <w:rPr>
          <w:rFonts w:asciiTheme="majorBidi" w:hAnsiTheme="majorBidi" w:cstheme="majorBidi"/>
          <w:sz w:val="24"/>
          <w:szCs w:val="24"/>
        </w:rPr>
        <w:t>weak source on continent which seem wrong. The left most image is where the new observation is got available hence relating estimates from both modes.</w:t>
      </w:r>
    </w:p>
    <w:p w14:paraId="6800C2D9" w14:textId="77777777" w:rsidR="002171C2" w:rsidRPr="00192F19" w:rsidRDefault="002171C2" w:rsidP="00192F19">
      <w:pPr>
        <w:spacing w:line="276" w:lineRule="auto"/>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576"/>
      </w:tblGrid>
      <w:tr w:rsidR="00E302F1" w14:paraId="2EF772AC" w14:textId="77777777" w:rsidTr="00E302F1">
        <w:tc>
          <w:tcPr>
            <w:tcW w:w="9350" w:type="dxa"/>
          </w:tcPr>
          <w:p w14:paraId="003FE9C2" w14:textId="77777777" w:rsidR="00E302F1" w:rsidRDefault="00E302F1" w:rsidP="002D50EE">
            <w:r>
              <w:rPr>
                <w:noProof/>
              </w:rPr>
              <w:drawing>
                <wp:inline distT="0" distB="0" distL="0" distR="0" wp14:anchorId="491BD0D8" wp14:editId="4B27C5C3">
                  <wp:extent cx="5943600" cy="1795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5145"/>
                          </a:xfrm>
                          <a:prstGeom prst="rect">
                            <a:avLst/>
                          </a:prstGeom>
                        </pic:spPr>
                      </pic:pic>
                    </a:graphicData>
                  </a:graphic>
                </wp:inline>
              </w:drawing>
            </w:r>
          </w:p>
        </w:tc>
      </w:tr>
      <w:tr w:rsidR="00E302F1" w14:paraId="4E6E5393" w14:textId="77777777" w:rsidTr="00E302F1">
        <w:tc>
          <w:tcPr>
            <w:tcW w:w="9350" w:type="dxa"/>
          </w:tcPr>
          <w:p w14:paraId="65F6F6FE" w14:textId="77777777" w:rsidR="00E302F1" w:rsidRDefault="00E302F1" w:rsidP="002D50EE">
            <w:r>
              <w:t xml:space="preserve">Figure  : </w:t>
            </w:r>
          </w:p>
        </w:tc>
      </w:tr>
    </w:tbl>
    <w:p w14:paraId="79891E6B" w14:textId="77777777" w:rsidR="007C2748" w:rsidRDefault="007C2748" w:rsidP="002D50EE"/>
    <w:p w14:paraId="1C60DDEB" w14:textId="77777777" w:rsidR="00C6561F" w:rsidRDefault="00C6561F" w:rsidP="00614D80"/>
    <w:p w14:paraId="4B2E3B57" w14:textId="77777777" w:rsidR="00C6561F" w:rsidRPr="00192F19" w:rsidRDefault="00D17F98" w:rsidP="00192F19">
      <w:pPr>
        <w:spacing w:line="276" w:lineRule="auto"/>
        <w:jc w:val="both"/>
        <w:rPr>
          <w:rFonts w:asciiTheme="majorBidi" w:hAnsiTheme="majorBidi" w:cstheme="majorBidi"/>
          <w:sz w:val="24"/>
          <w:szCs w:val="24"/>
        </w:rPr>
      </w:pPr>
      <w:r w:rsidRPr="00192F19">
        <w:rPr>
          <w:rFonts w:asciiTheme="majorBidi" w:hAnsiTheme="majorBidi" w:cstheme="majorBidi"/>
          <w:sz w:val="24"/>
          <w:szCs w:val="24"/>
        </w:rPr>
        <w:t xml:space="preserve">One </w:t>
      </w:r>
      <w:del w:id="290" w:author="Brian Mapes" w:date="2018-06-18T23:43:00Z">
        <w:r w:rsidR="00C6561F" w:rsidRPr="00192F19" w:rsidDel="00972123">
          <w:rPr>
            <w:rFonts w:asciiTheme="majorBidi" w:hAnsiTheme="majorBidi" w:cstheme="majorBidi"/>
            <w:sz w:val="24"/>
            <w:szCs w:val="24"/>
          </w:rPr>
          <w:delText xml:space="preserve"> </w:delText>
        </w:r>
      </w:del>
      <w:r w:rsidR="00C6561F" w:rsidRPr="00192F19">
        <w:rPr>
          <w:rFonts w:asciiTheme="majorBidi" w:hAnsiTheme="majorBidi" w:cstheme="majorBidi"/>
          <w:sz w:val="24"/>
          <w:szCs w:val="24"/>
        </w:rPr>
        <w:t>of</w:t>
      </w:r>
      <w:r w:rsidRPr="00192F19">
        <w:rPr>
          <w:rFonts w:asciiTheme="majorBidi" w:hAnsiTheme="majorBidi" w:cstheme="majorBidi"/>
          <w:sz w:val="24"/>
          <w:szCs w:val="24"/>
        </w:rPr>
        <w:t xml:space="preserve"> other important merits of</w:t>
      </w:r>
      <w:r w:rsidR="00C6561F" w:rsidRPr="00192F19">
        <w:rPr>
          <w:rFonts w:asciiTheme="majorBidi" w:hAnsiTheme="majorBidi" w:cstheme="majorBidi"/>
          <w:sz w:val="24"/>
          <w:szCs w:val="24"/>
        </w:rPr>
        <w:t xml:space="preserve"> using the SAPHIR data is highlighted here. In other MIMIC products, as the data are not available on the continents, the tracking of the sink on the</w:t>
      </w:r>
      <w:r w:rsidR="00192F19" w:rsidRPr="00192F19">
        <w:rPr>
          <w:rFonts w:asciiTheme="majorBidi" w:hAnsiTheme="majorBidi" w:cstheme="majorBidi"/>
          <w:sz w:val="24"/>
          <w:szCs w:val="24"/>
        </w:rPr>
        <w:t xml:space="preserve"> continent is almost impossible but with SAPHIR we have this opportunity. </w:t>
      </w:r>
    </w:p>
    <w:p w14:paraId="47A75092" w14:textId="77777777" w:rsidR="008D4AB4" w:rsidRPr="00192F19" w:rsidRDefault="008D4AB4" w:rsidP="00192F19">
      <w:pPr>
        <w:spacing w:line="276" w:lineRule="auto"/>
        <w:jc w:val="both"/>
        <w:rPr>
          <w:rFonts w:asciiTheme="majorBidi" w:hAnsiTheme="majorBidi" w:cstheme="majorBidi"/>
          <w:sz w:val="24"/>
          <w:szCs w:val="24"/>
        </w:rPr>
      </w:pPr>
    </w:p>
    <w:p w14:paraId="78CAD451" w14:textId="77777777" w:rsidR="00807B39" w:rsidRPr="00C87A21" w:rsidRDefault="00807B39" w:rsidP="00192F19">
      <w:pPr>
        <w:spacing w:line="276" w:lineRule="auto"/>
        <w:jc w:val="both"/>
        <w:rPr>
          <w:rFonts w:asciiTheme="majorBidi" w:hAnsiTheme="majorBidi" w:cstheme="majorBidi"/>
          <w:b/>
          <w:bCs/>
          <w:sz w:val="24"/>
          <w:szCs w:val="24"/>
          <w:u w:val="single"/>
        </w:rPr>
      </w:pPr>
      <w:r w:rsidRPr="00C87A21">
        <w:rPr>
          <w:rFonts w:asciiTheme="majorBidi" w:hAnsiTheme="majorBidi" w:cstheme="majorBidi"/>
          <w:b/>
          <w:bCs/>
          <w:sz w:val="24"/>
          <w:szCs w:val="24"/>
          <w:u w:val="single"/>
        </w:rPr>
        <w:t>Conclusions and future works:</w:t>
      </w:r>
    </w:p>
    <w:p w14:paraId="18401B1E" w14:textId="042D4A3A" w:rsidR="00AC3A50" w:rsidRPr="00192F19" w:rsidRDefault="00AC3A50" w:rsidP="00192F19">
      <w:pPr>
        <w:spacing w:line="276" w:lineRule="auto"/>
        <w:jc w:val="both"/>
        <w:rPr>
          <w:rFonts w:asciiTheme="majorBidi" w:hAnsiTheme="majorBidi" w:cstheme="majorBidi"/>
          <w:color w:val="222222"/>
          <w:sz w:val="24"/>
          <w:szCs w:val="24"/>
          <w:shd w:val="clear" w:color="auto" w:fill="FFFFFF"/>
        </w:rPr>
      </w:pPr>
      <w:r w:rsidRPr="00192F19">
        <w:rPr>
          <w:rFonts w:asciiTheme="majorBidi" w:hAnsiTheme="majorBidi" w:cstheme="majorBidi"/>
          <w:color w:val="222222"/>
          <w:sz w:val="24"/>
          <w:szCs w:val="24"/>
          <w:shd w:val="clear" w:color="auto" w:fill="FFFFFF"/>
        </w:rPr>
        <w:lastRenderedPageBreak/>
        <w:t xml:space="preserve">The goal of this internship project was producing a </w:t>
      </w:r>
      <w:ins w:id="291" w:author="Brian Mapes" w:date="2018-06-18T23:44:00Z">
        <w:r w:rsidR="0034465D">
          <w:rPr>
            <w:rFonts w:asciiTheme="majorBidi" w:hAnsiTheme="majorBidi" w:cstheme="majorBidi"/>
            <w:color w:val="222222"/>
            <w:sz w:val="24"/>
            <w:szCs w:val="24"/>
            <w:shd w:val="clear" w:color="auto" w:fill="FFFFFF"/>
          </w:rPr>
          <w:t xml:space="preserve">synthesized </w:t>
        </w:r>
      </w:ins>
      <w:r w:rsidRPr="00192F19">
        <w:rPr>
          <w:rFonts w:asciiTheme="majorBidi" w:hAnsiTheme="majorBidi" w:cstheme="majorBidi"/>
          <w:color w:val="222222"/>
          <w:sz w:val="24"/>
          <w:szCs w:val="24"/>
          <w:shd w:val="clear" w:color="auto" w:fill="FFFFFF"/>
        </w:rPr>
        <w:t xml:space="preserve">product of humidity and AT </w:t>
      </w:r>
      <w:ins w:id="292" w:author="Brian Mapes" w:date="2018-06-18T23:44:00Z">
        <w:r w:rsidR="0034465D">
          <w:rPr>
            <w:rFonts w:asciiTheme="majorBidi" w:hAnsiTheme="majorBidi" w:cstheme="majorBidi"/>
            <w:color w:val="222222"/>
            <w:sz w:val="24"/>
            <w:szCs w:val="24"/>
            <w:shd w:val="clear" w:color="auto" w:fill="FFFFFF"/>
          </w:rPr>
          <w:t xml:space="preserve">from narrow swath data, </w:t>
        </w:r>
      </w:ins>
      <w:r w:rsidRPr="00192F19">
        <w:rPr>
          <w:rFonts w:asciiTheme="majorBidi" w:hAnsiTheme="majorBidi" w:cstheme="majorBidi"/>
          <w:color w:val="222222"/>
          <w:sz w:val="24"/>
          <w:szCs w:val="24"/>
          <w:shd w:val="clear" w:color="auto" w:fill="FFFFFF"/>
        </w:rPr>
        <w:t xml:space="preserve">which is reached successfully. The first simple graphical evaluations with other datasets prove to an extent the satisfying performance of these products. </w:t>
      </w:r>
    </w:p>
    <w:p w14:paraId="6E5D12C1" w14:textId="77777777" w:rsidR="00A42396" w:rsidRPr="00192F19" w:rsidRDefault="00AC3A50" w:rsidP="00192F19">
      <w:pPr>
        <w:spacing w:line="276" w:lineRule="auto"/>
        <w:jc w:val="both"/>
        <w:rPr>
          <w:rFonts w:asciiTheme="majorBidi" w:hAnsiTheme="majorBidi" w:cstheme="majorBidi"/>
          <w:color w:val="222222"/>
          <w:sz w:val="24"/>
          <w:szCs w:val="24"/>
          <w:shd w:val="clear" w:color="auto" w:fill="FFFFFF"/>
        </w:rPr>
      </w:pPr>
      <w:proofErr w:type="gramStart"/>
      <w:r w:rsidRPr="00192F19">
        <w:rPr>
          <w:rFonts w:asciiTheme="majorBidi" w:hAnsiTheme="majorBidi" w:cstheme="majorBidi"/>
          <w:color w:val="222222"/>
          <w:sz w:val="24"/>
          <w:szCs w:val="24"/>
          <w:shd w:val="clear" w:color="auto" w:fill="FFFFFF"/>
        </w:rPr>
        <w:t>Specially</w:t>
      </w:r>
      <w:proofErr w:type="gramEnd"/>
      <w:r w:rsidRPr="00192F19">
        <w:rPr>
          <w:rFonts w:asciiTheme="majorBidi" w:hAnsiTheme="majorBidi" w:cstheme="majorBidi"/>
          <w:color w:val="222222"/>
          <w:sz w:val="24"/>
          <w:szCs w:val="24"/>
          <w:shd w:val="clear" w:color="auto" w:fill="FFFFFF"/>
        </w:rPr>
        <w:t xml:space="preserve"> in two important regions of world, the product was able to track continuously the sources and sinks of water vapor.</w:t>
      </w:r>
    </w:p>
    <w:p w14:paraId="03A5738C" w14:textId="77777777" w:rsidR="00A42396" w:rsidRPr="00192F19" w:rsidRDefault="00A42396" w:rsidP="00192F19">
      <w:pPr>
        <w:spacing w:line="276" w:lineRule="auto"/>
        <w:jc w:val="both"/>
        <w:rPr>
          <w:rFonts w:asciiTheme="majorBidi" w:hAnsiTheme="majorBidi" w:cstheme="majorBidi"/>
          <w:color w:val="222222"/>
          <w:sz w:val="24"/>
          <w:szCs w:val="24"/>
          <w:shd w:val="clear" w:color="auto" w:fill="FFFFFF"/>
        </w:rPr>
      </w:pPr>
      <w:r w:rsidRPr="00192F19">
        <w:rPr>
          <w:rFonts w:asciiTheme="majorBidi" w:hAnsiTheme="majorBidi" w:cstheme="majorBidi"/>
          <w:color w:val="222222"/>
          <w:sz w:val="24"/>
          <w:szCs w:val="24"/>
          <w:shd w:val="clear" w:color="auto" w:fill="FFFFFF"/>
        </w:rPr>
        <w:t xml:space="preserve">A long run and more </w:t>
      </w:r>
      <w:r w:rsidR="00192F19" w:rsidRPr="00192F19">
        <w:rPr>
          <w:rFonts w:asciiTheme="majorBidi" w:hAnsiTheme="majorBidi" w:cstheme="majorBidi"/>
          <w:color w:val="222222"/>
          <w:sz w:val="24"/>
          <w:szCs w:val="24"/>
          <w:shd w:val="clear" w:color="auto" w:fill="FFFFFF"/>
        </w:rPr>
        <w:t>statis</w:t>
      </w:r>
      <w:r w:rsidR="00192F19">
        <w:rPr>
          <w:rFonts w:asciiTheme="majorBidi" w:hAnsiTheme="majorBidi" w:cstheme="majorBidi"/>
          <w:color w:val="222222"/>
          <w:sz w:val="24"/>
          <w:szCs w:val="24"/>
          <w:shd w:val="clear" w:color="auto" w:fill="FFFFFF"/>
        </w:rPr>
        <w:t>tic</w:t>
      </w:r>
      <w:r w:rsidR="00192F19" w:rsidRPr="00192F19">
        <w:rPr>
          <w:rFonts w:asciiTheme="majorBidi" w:hAnsiTheme="majorBidi" w:cstheme="majorBidi"/>
          <w:color w:val="222222"/>
          <w:sz w:val="24"/>
          <w:szCs w:val="24"/>
          <w:shd w:val="clear" w:color="auto" w:fill="FFFFFF"/>
        </w:rPr>
        <w:t>al</w:t>
      </w:r>
      <w:r w:rsidRPr="00192F19">
        <w:rPr>
          <w:rFonts w:asciiTheme="majorBidi" w:hAnsiTheme="majorBidi" w:cstheme="majorBidi"/>
          <w:color w:val="222222"/>
          <w:sz w:val="24"/>
          <w:szCs w:val="24"/>
          <w:shd w:val="clear" w:color="auto" w:fill="FFFFFF"/>
        </w:rPr>
        <w:t xml:space="preserve"> </w:t>
      </w:r>
      <w:r w:rsidR="00192F19">
        <w:rPr>
          <w:rFonts w:asciiTheme="majorBidi" w:hAnsiTheme="majorBidi" w:cstheme="majorBidi"/>
          <w:color w:val="222222"/>
          <w:sz w:val="24"/>
          <w:szCs w:val="24"/>
          <w:shd w:val="clear" w:color="auto" w:fill="FFFFFF"/>
        </w:rPr>
        <w:t>evaluation is</w:t>
      </w:r>
      <w:r w:rsidRPr="00192F19">
        <w:rPr>
          <w:rFonts w:asciiTheme="majorBidi" w:hAnsiTheme="majorBidi" w:cstheme="majorBidi"/>
          <w:color w:val="222222"/>
          <w:sz w:val="24"/>
          <w:szCs w:val="24"/>
          <w:shd w:val="clear" w:color="auto" w:fill="FFFFFF"/>
        </w:rPr>
        <w:t xml:space="preserve"> needed to justify these results.</w:t>
      </w:r>
    </w:p>
    <w:p w14:paraId="7D4E7807" w14:textId="77777777" w:rsidR="00D17F98" w:rsidRPr="00192F19" w:rsidRDefault="00192F19" w:rsidP="00192F19">
      <w:pPr>
        <w:spacing w:line="276" w:lineRule="auto"/>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The margin mode mentioned in Mapes et al 2018 study could be more explored in future works.</w:t>
      </w:r>
    </w:p>
    <w:p w14:paraId="465FB142" w14:textId="77777777" w:rsidR="00AC3A50" w:rsidRPr="00192F19" w:rsidRDefault="00AC3A50" w:rsidP="00192F19">
      <w:pPr>
        <w:spacing w:line="276" w:lineRule="auto"/>
        <w:jc w:val="both"/>
        <w:rPr>
          <w:rFonts w:asciiTheme="majorBidi" w:hAnsiTheme="majorBidi" w:cstheme="majorBidi"/>
          <w:color w:val="222222"/>
          <w:sz w:val="24"/>
          <w:szCs w:val="24"/>
          <w:shd w:val="clear" w:color="auto" w:fill="FFFFFF"/>
        </w:rPr>
      </w:pPr>
      <w:r w:rsidRPr="00192F19">
        <w:rPr>
          <w:rFonts w:asciiTheme="majorBidi" w:hAnsiTheme="majorBidi" w:cstheme="majorBidi"/>
          <w:color w:val="222222"/>
          <w:sz w:val="24"/>
          <w:szCs w:val="24"/>
          <w:shd w:val="clear" w:color="auto" w:fill="FFFFFF"/>
        </w:rPr>
        <w:t xml:space="preserve">The AT demonstrates its error </w:t>
      </w:r>
      <w:r w:rsidR="00A42396" w:rsidRPr="00192F19">
        <w:rPr>
          <w:rFonts w:asciiTheme="majorBidi" w:hAnsiTheme="majorBidi" w:cstheme="majorBidi"/>
          <w:color w:val="222222"/>
          <w:sz w:val="24"/>
          <w:szCs w:val="24"/>
          <w:shd w:val="clear" w:color="auto" w:fill="FFFFFF"/>
        </w:rPr>
        <w:t>in two examples in results. One is indeterminacy when focusing on it in fine special resolution of about a pixel or a little more. And the other is its dipole</w:t>
      </w:r>
      <w:r w:rsidRPr="00192F19">
        <w:rPr>
          <w:rFonts w:asciiTheme="majorBidi" w:hAnsiTheme="majorBidi" w:cstheme="majorBidi"/>
          <w:color w:val="222222"/>
          <w:sz w:val="24"/>
          <w:szCs w:val="24"/>
          <w:shd w:val="clear" w:color="auto" w:fill="FFFFFF"/>
        </w:rPr>
        <w:t xml:space="preserve"> character</w:t>
      </w:r>
      <w:r w:rsidR="00A42396" w:rsidRPr="00192F19">
        <w:rPr>
          <w:rFonts w:asciiTheme="majorBidi" w:hAnsiTheme="majorBidi" w:cstheme="majorBidi"/>
          <w:color w:val="222222"/>
          <w:sz w:val="24"/>
          <w:szCs w:val="24"/>
          <w:shd w:val="clear" w:color="auto" w:fill="FFFFFF"/>
        </w:rPr>
        <w:t>. These all demanding for the further studies to characterizing these uncertainties.</w:t>
      </w:r>
    </w:p>
    <w:p w14:paraId="60200F9C" w14:textId="514E2050" w:rsidR="00AC3A50" w:rsidRPr="00192F19" w:rsidRDefault="00D00799" w:rsidP="00192F19">
      <w:pPr>
        <w:spacing w:line="276" w:lineRule="auto"/>
        <w:jc w:val="both"/>
        <w:rPr>
          <w:rFonts w:asciiTheme="majorBidi" w:hAnsiTheme="majorBidi" w:cstheme="majorBidi"/>
          <w:color w:val="222222"/>
          <w:sz w:val="24"/>
          <w:szCs w:val="24"/>
          <w:shd w:val="clear" w:color="auto" w:fill="FFFFFF"/>
        </w:rPr>
      </w:pPr>
      <w:r w:rsidRPr="00192F19">
        <w:rPr>
          <w:rFonts w:asciiTheme="majorBidi" w:hAnsiTheme="majorBidi" w:cstheme="majorBidi"/>
          <w:color w:val="222222"/>
          <w:sz w:val="24"/>
          <w:szCs w:val="24"/>
          <w:shd w:val="clear" w:color="auto" w:fill="FFFFFF"/>
        </w:rPr>
        <w:t xml:space="preserve">Regarding the first part of article in figure 2 a-b when there is subsidence drying, the prevailing process, we will </w:t>
      </w:r>
      <w:proofErr w:type="gramStart"/>
      <w:r w:rsidRPr="00192F19">
        <w:rPr>
          <w:rFonts w:asciiTheme="majorBidi" w:hAnsiTheme="majorBidi" w:cstheme="majorBidi"/>
          <w:color w:val="222222"/>
          <w:sz w:val="24"/>
          <w:szCs w:val="24"/>
          <w:shd w:val="clear" w:color="auto" w:fill="FFFFFF"/>
        </w:rPr>
        <w:t>have :</w:t>
      </w:r>
      <w:proofErr w:type="gramEnd"/>
      <w:r w:rsidRPr="00192F19">
        <w:rPr>
          <w:rFonts w:asciiTheme="majorBidi" w:hAnsiTheme="majorBidi" w:cstheme="majorBidi"/>
          <w:color w:val="222222"/>
          <w:sz w:val="24"/>
          <w:szCs w:val="24"/>
          <w:shd w:val="clear" w:color="auto" w:fill="FFFFFF"/>
        </w:rPr>
        <w:t xml:space="preserve"> </w:t>
      </w:r>
      <m:oMath>
        <m:f>
          <m:fPr>
            <m:ctrlPr>
              <w:rPr>
                <w:rFonts w:ascii="Cambria Math" w:hAnsi="Cambria Math" w:cstheme="majorBidi"/>
                <w:color w:val="222222"/>
                <w:sz w:val="24"/>
                <w:szCs w:val="24"/>
                <w:shd w:val="clear" w:color="auto" w:fill="FFFFFF"/>
              </w:rPr>
            </m:ctrlPr>
          </m:fPr>
          <m:num>
            <m:r>
              <m:rPr>
                <m:sty m:val="p"/>
              </m:rPr>
              <w:rPr>
                <w:rFonts w:ascii="Cambria Math" w:hAnsi="Cambria Math" w:cstheme="majorBidi"/>
                <w:color w:val="222222"/>
                <w:sz w:val="24"/>
                <w:szCs w:val="24"/>
                <w:shd w:val="clear" w:color="auto" w:fill="FFFFFF"/>
              </w:rPr>
              <m:t>dq</m:t>
            </m:r>
          </m:num>
          <m:den>
            <m:r>
              <m:rPr>
                <m:sty m:val="p"/>
              </m:rPr>
              <w:rPr>
                <w:rFonts w:ascii="Cambria Math" w:hAnsi="Cambria Math" w:cstheme="majorBidi"/>
                <w:color w:val="222222"/>
                <w:sz w:val="24"/>
                <w:szCs w:val="24"/>
                <w:shd w:val="clear" w:color="auto" w:fill="FFFFFF"/>
              </w:rPr>
              <m:t>dt</m:t>
            </m:r>
          </m:den>
        </m:f>
        <m:r>
          <w:rPr>
            <w:rFonts w:ascii="Cambria Math" w:hAnsi="Cambria Math" w:cstheme="majorBidi"/>
            <w:color w:val="222222"/>
            <w:sz w:val="24"/>
            <w:szCs w:val="24"/>
            <w:shd w:val="clear" w:color="auto" w:fill="FFFFFF"/>
          </w:rPr>
          <m:t>=aq</m:t>
        </m:r>
      </m:oMath>
      <w:r w:rsidRPr="00192F19">
        <w:rPr>
          <w:rFonts w:asciiTheme="majorBidi" w:eastAsiaTheme="minorEastAsia" w:hAnsiTheme="majorBidi" w:cstheme="majorBidi"/>
          <w:color w:val="222222"/>
          <w:sz w:val="24"/>
          <w:szCs w:val="24"/>
          <w:shd w:val="clear" w:color="auto" w:fill="FFFFFF"/>
        </w:rPr>
        <w:t xml:space="preserve"> a being an constant coefficient. This </w:t>
      </w:r>
      <w:r w:rsidRPr="00192F19">
        <w:rPr>
          <w:rFonts w:asciiTheme="majorBidi" w:hAnsiTheme="majorBidi" w:cstheme="majorBidi"/>
          <w:color w:val="222222"/>
          <w:sz w:val="24"/>
          <w:szCs w:val="24"/>
          <w:shd w:val="clear" w:color="auto" w:fill="FFFFFF"/>
        </w:rPr>
        <w:t xml:space="preserve">means q decays exponentially with time. As </w:t>
      </w:r>
      <w:r w:rsidR="00552044" w:rsidRPr="00192F19">
        <w:rPr>
          <w:rFonts w:asciiTheme="majorBidi" w:hAnsiTheme="majorBidi" w:cstheme="majorBidi"/>
          <w:color w:val="222222"/>
          <w:sz w:val="24"/>
          <w:szCs w:val="24"/>
          <w:shd w:val="clear" w:color="auto" w:fill="FFFFFF"/>
        </w:rPr>
        <w:t>a future study if</w:t>
      </w:r>
      <w:r w:rsidRPr="00192F19">
        <w:rPr>
          <w:rFonts w:asciiTheme="majorBidi" w:hAnsiTheme="majorBidi" w:cstheme="majorBidi"/>
          <w:color w:val="222222"/>
          <w:sz w:val="24"/>
          <w:szCs w:val="24"/>
          <w:shd w:val="clear" w:color="auto" w:fill="FFFFFF"/>
        </w:rPr>
        <w:t xml:space="preserve"> we can isolate </w:t>
      </w:r>
      <w:r w:rsidR="00552044" w:rsidRPr="00192F19">
        <w:rPr>
          <w:rFonts w:asciiTheme="majorBidi" w:hAnsiTheme="majorBidi" w:cstheme="majorBidi"/>
          <w:color w:val="222222"/>
          <w:sz w:val="24"/>
          <w:szCs w:val="24"/>
          <w:shd w:val="clear" w:color="auto" w:fill="FFFFFF"/>
        </w:rPr>
        <w:t xml:space="preserve">this kind of drying subsidence or sinks regions the “a” coefficient can be estimated by regression of </w:t>
      </w:r>
      <m:oMath>
        <m:f>
          <m:fPr>
            <m:ctrlPr>
              <w:rPr>
                <w:rFonts w:ascii="Cambria Math" w:hAnsi="Cambria Math" w:cstheme="majorBidi"/>
                <w:color w:val="222222"/>
                <w:sz w:val="24"/>
                <w:szCs w:val="24"/>
                <w:shd w:val="clear" w:color="auto" w:fill="FFFFFF"/>
              </w:rPr>
            </m:ctrlPr>
          </m:fPr>
          <m:num>
            <m:r>
              <m:rPr>
                <m:sty m:val="p"/>
              </m:rPr>
              <w:rPr>
                <w:rFonts w:ascii="Cambria Math" w:hAnsi="Cambria Math" w:cstheme="majorBidi"/>
                <w:color w:val="222222"/>
                <w:sz w:val="24"/>
                <w:szCs w:val="24"/>
                <w:shd w:val="clear" w:color="auto" w:fill="FFFFFF"/>
              </w:rPr>
              <m:t>dq</m:t>
            </m:r>
          </m:num>
          <m:den>
            <m:r>
              <m:rPr>
                <m:sty m:val="p"/>
              </m:rPr>
              <w:rPr>
                <w:rFonts w:ascii="Cambria Math" w:hAnsi="Cambria Math" w:cstheme="majorBidi"/>
                <w:color w:val="222222"/>
                <w:sz w:val="24"/>
                <w:szCs w:val="24"/>
                <w:shd w:val="clear" w:color="auto" w:fill="FFFFFF"/>
              </w:rPr>
              <m:t>dt</m:t>
            </m:r>
          </m:den>
        </m:f>
        <m:r>
          <w:rPr>
            <w:rFonts w:ascii="Cambria Math" w:hAnsi="Cambria Math" w:cstheme="majorBidi"/>
            <w:color w:val="222222"/>
            <w:sz w:val="24"/>
            <w:szCs w:val="24"/>
            <w:shd w:val="clear" w:color="auto" w:fill="FFFFFF"/>
          </w:rPr>
          <m:t>=AT</m:t>
        </m:r>
      </m:oMath>
      <w:r w:rsidR="00552044" w:rsidRPr="00192F19">
        <w:rPr>
          <w:rFonts w:asciiTheme="majorBidi" w:eastAsiaTheme="minorEastAsia" w:hAnsiTheme="majorBidi" w:cstheme="majorBidi"/>
          <w:color w:val="222222"/>
          <w:sz w:val="24"/>
          <w:szCs w:val="24"/>
          <w:shd w:val="clear" w:color="auto" w:fill="FFFFFF"/>
        </w:rPr>
        <w:t xml:space="preserve"> and q. </w:t>
      </w:r>
      <w:r w:rsidR="00552044" w:rsidRPr="00192F19">
        <w:rPr>
          <w:rFonts w:asciiTheme="majorBidi" w:hAnsiTheme="majorBidi" w:cstheme="majorBidi"/>
          <w:color w:val="222222"/>
          <w:sz w:val="24"/>
          <w:szCs w:val="24"/>
          <w:shd w:val="clear" w:color="auto" w:fill="FFFFFF"/>
        </w:rPr>
        <w:t>so</w:t>
      </w:r>
      <w:r w:rsidR="005F038F" w:rsidRPr="00192F19">
        <w:rPr>
          <w:rFonts w:asciiTheme="majorBidi" w:hAnsiTheme="majorBidi" w:cstheme="majorBidi"/>
          <w:color w:val="222222"/>
          <w:sz w:val="24"/>
          <w:szCs w:val="24"/>
          <w:shd w:val="clear" w:color="auto" w:fill="FFFFFF"/>
        </w:rPr>
        <w:t xml:space="preserve">phistication will be added implementing the same method to source places where </w:t>
      </w:r>
      <w:r w:rsidR="00552044" w:rsidRPr="00192F19">
        <w:rPr>
          <w:rFonts w:asciiTheme="majorBidi" w:hAnsiTheme="majorBidi" w:cstheme="majorBidi"/>
          <w:color w:val="222222"/>
          <w:sz w:val="24"/>
          <w:szCs w:val="24"/>
          <w:shd w:val="clear" w:color="auto" w:fill="FFFFFF"/>
        </w:rPr>
        <w:t>convection happens</w:t>
      </w:r>
      <w:r w:rsidR="005F038F" w:rsidRPr="00192F19">
        <w:rPr>
          <w:rFonts w:asciiTheme="majorBidi" w:hAnsiTheme="majorBidi" w:cstheme="majorBidi"/>
          <w:color w:val="222222"/>
          <w:sz w:val="24"/>
          <w:szCs w:val="24"/>
          <w:shd w:val="clear" w:color="auto" w:fill="FFFFFF"/>
        </w:rPr>
        <w:t xml:space="preserve">. The convection is a stochastic process in space and time. It is </w:t>
      </w:r>
      <w:proofErr w:type="spellStart"/>
      <w:r w:rsidR="005F038F" w:rsidRPr="00192F19">
        <w:rPr>
          <w:rFonts w:asciiTheme="majorBidi" w:hAnsiTheme="majorBidi" w:cstheme="majorBidi"/>
          <w:color w:val="222222"/>
          <w:sz w:val="24"/>
          <w:szCs w:val="24"/>
          <w:shd w:val="clear" w:color="auto" w:fill="FFFFFF"/>
        </w:rPr>
        <w:t>c</w:t>
      </w:r>
      <w:ins w:id="293" w:author="Brian Mapes" w:date="2018-06-18T23:45:00Z">
        <w:r w:rsidR="001B7279">
          <w:rPr>
            <w:rFonts w:asciiTheme="majorBidi" w:hAnsiTheme="majorBidi" w:cstheme="majorBidi"/>
            <w:color w:val="222222"/>
            <w:sz w:val="24"/>
            <w:szCs w:val="24"/>
            <w:shd w:val="clear" w:color="auto" w:fill="FFFFFF"/>
          </w:rPr>
          <w:t>h</w:t>
        </w:r>
      </w:ins>
      <w:r w:rsidR="005F038F" w:rsidRPr="00192F19">
        <w:rPr>
          <w:rFonts w:asciiTheme="majorBidi" w:hAnsiTheme="majorBidi" w:cstheme="majorBidi"/>
          <w:color w:val="222222"/>
          <w:sz w:val="24"/>
          <w:szCs w:val="24"/>
          <w:shd w:val="clear" w:color="auto" w:fill="FFFFFF"/>
        </w:rPr>
        <w:t>aracterised</w:t>
      </w:r>
      <w:proofErr w:type="spellEnd"/>
      <w:r w:rsidR="005F038F" w:rsidRPr="00192F19">
        <w:rPr>
          <w:rFonts w:asciiTheme="majorBidi" w:hAnsiTheme="majorBidi" w:cstheme="majorBidi"/>
          <w:color w:val="222222"/>
          <w:sz w:val="24"/>
          <w:szCs w:val="24"/>
          <w:shd w:val="clear" w:color="auto" w:fill="FFFFFF"/>
        </w:rPr>
        <w:t xml:space="preserve"> by its probability density. Therefore a joint probabi</w:t>
      </w:r>
      <w:ins w:id="294" w:author="Brian Mapes" w:date="2018-06-18T23:45:00Z">
        <w:r w:rsidR="001B7279">
          <w:rPr>
            <w:rFonts w:asciiTheme="majorBidi" w:hAnsiTheme="majorBidi" w:cstheme="majorBidi"/>
            <w:color w:val="222222"/>
            <w:sz w:val="24"/>
            <w:szCs w:val="24"/>
            <w:shd w:val="clear" w:color="auto" w:fill="FFFFFF"/>
          </w:rPr>
          <w:t>lit</w:t>
        </w:r>
      </w:ins>
      <w:del w:id="295" w:author="Brian Mapes" w:date="2018-06-18T23:45:00Z">
        <w:r w:rsidR="005F038F" w:rsidRPr="00192F19" w:rsidDel="001B7279">
          <w:rPr>
            <w:rFonts w:asciiTheme="majorBidi" w:hAnsiTheme="majorBidi" w:cstheme="majorBidi"/>
            <w:color w:val="222222"/>
            <w:sz w:val="24"/>
            <w:szCs w:val="24"/>
            <w:shd w:val="clear" w:color="auto" w:fill="FFFFFF"/>
          </w:rPr>
          <w:delText>tli</w:delText>
        </w:r>
      </w:del>
      <w:r w:rsidR="005F038F" w:rsidRPr="00192F19">
        <w:rPr>
          <w:rFonts w:asciiTheme="majorBidi" w:hAnsiTheme="majorBidi" w:cstheme="majorBidi"/>
          <w:color w:val="222222"/>
          <w:sz w:val="24"/>
          <w:szCs w:val="24"/>
          <w:shd w:val="clear" w:color="auto" w:fill="FFFFFF"/>
        </w:rPr>
        <w:t>y should be used for example with q.</w:t>
      </w:r>
    </w:p>
    <w:p w14:paraId="4903BD52" w14:textId="77777777" w:rsidR="00AC3A50" w:rsidRDefault="00AC3A50" w:rsidP="00161879">
      <w:pPr>
        <w:rPr>
          <w:rFonts w:ascii="Arial" w:hAnsi="Arial" w:cs="Arial"/>
          <w:color w:val="222222"/>
          <w:sz w:val="19"/>
          <w:szCs w:val="19"/>
          <w:shd w:val="clear" w:color="auto" w:fill="FFFFFF"/>
        </w:rPr>
      </w:pPr>
    </w:p>
    <w:p w14:paraId="2F82D0FA" w14:textId="77777777" w:rsidR="00161879" w:rsidRDefault="00161879" w:rsidP="00614D80">
      <w:bookmarkStart w:id="296" w:name="_GoBack"/>
      <w:bookmarkEnd w:id="296"/>
    </w:p>
    <w:sectPr w:rsidR="00161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Lucida Grande">
    <w:panose1 w:val="020B0600040502020204"/>
    <w:charset w:val="00"/>
    <w:family w:val="auto"/>
    <w:pitch w:val="variable"/>
    <w:sig w:usb0="E1000AEF" w:usb1="5000A1FF" w:usb2="00000000" w:usb3="00000000" w:csb0="000001BF" w:csb1="00000000"/>
  </w:font>
  <w:font w:name="AdvPSTIM10-R">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NimbusRomNo9L-Regu">
    <w:altName w:val="Arial"/>
    <w:panose1 w:val="00000000000000000000"/>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8558E"/>
    <w:multiLevelType w:val="multilevel"/>
    <w:tmpl w:val="DE2A8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F144F8"/>
    <w:multiLevelType w:val="hybridMultilevel"/>
    <w:tmpl w:val="6922DB8A"/>
    <w:lvl w:ilvl="0" w:tplc="A1827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5"/>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06"/>
    <w:rsid w:val="000023C1"/>
    <w:rsid w:val="000054E3"/>
    <w:rsid w:val="00014750"/>
    <w:rsid w:val="0001580E"/>
    <w:rsid w:val="000218E2"/>
    <w:rsid w:val="00022C2D"/>
    <w:rsid w:val="00022C81"/>
    <w:rsid w:val="000240AD"/>
    <w:rsid w:val="00042B69"/>
    <w:rsid w:val="000737BE"/>
    <w:rsid w:val="000B0883"/>
    <w:rsid w:val="000B0B7B"/>
    <w:rsid w:val="000C3553"/>
    <w:rsid w:val="000C7CF8"/>
    <w:rsid w:val="000E0F0B"/>
    <w:rsid w:val="000E3735"/>
    <w:rsid w:val="000F4D6E"/>
    <w:rsid w:val="00100764"/>
    <w:rsid w:val="00135CAE"/>
    <w:rsid w:val="00143B32"/>
    <w:rsid w:val="0015006F"/>
    <w:rsid w:val="00156DC9"/>
    <w:rsid w:val="00161879"/>
    <w:rsid w:val="00176349"/>
    <w:rsid w:val="0018683B"/>
    <w:rsid w:val="001872C0"/>
    <w:rsid w:val="00192F19"/>
    <w:rsid w:val="0019306E"/>
    <w:rsid w:val="00195171"/>
    <w:rsid w:val="001A535E"/>
    <w:rsid w:val="001B7279"/>
    <w:rsid w:val="001C0991"/>
    <w:rsid w:val="001D46C0"/>
    <w:rsid w:val="001E08C3"/>
    <w:rsid w:val="001E5128"/>
    <w:rsid w:val="001F35C8"/>
    <w:rsid w:val="0021529A"/>
    <w:rsid w:val="002171C2"/>
    <w:rsid w:val="00244517"/>
    <w:rsid w:val="0026379C"/>
    <w:rsid w:val="00270198"/>
    <w:rsid w:val="0027780B"/>
    <w:rsid w:val="002D50EE"/>
    <w:rsid w:val="002F5609"/>
    <w:rsid w:val="0034465D"/>
    <w:rsid w:val="00356260"/>
    <w:rsid w:val="00362A5B"/>
    <w:rsid w:val="00382160"/>
    <w:rsid w:val="0038342E"/>
    <w:rsid w:val="0038627A"/>
    <w:rsid w:val="003A2461"/>
    <w:rsid w:val="003A615C"/>
    <w:rsid w:val="003A6BDE"/>
    <w:rsid w:val="003B1387"/>
    <w:rsid w:val="003B14B7"/>
    <w:rsid w:val="003C20B8"/>
    <w:rsid w:val="003E3F40"/>
    <w:rsid w:val="003E5F62"/>
    <w:rsid w:val="003F0270"/>
    <w:rsid w:val="003F32A1"/>
    <w:rsid w:val="003F3417"/>
    <w:rsid w:val="00401422"/>
    <w:rsid w:val="004075CF"/>
    <w:rsid w:val="00412029"/>
    <w:rsid w:val="004146F3"/>
    <w:rsid w:val="0041583C"/>
    <w:rsid w:val="00431D9F"/>
    <w:rsid w:val="0044198F"/>
    <w:rsid w:val="00457547"/>
    <w:rsid w:val="004719E6"/>
    <w:rsid w:val="0047564C"/>
    <w:rsid w:val="0048362A"/>
    <w:rsid w:val="00483DBB"/>
    <w:rsid w:val="00490F48"/>
    <w:rsid w:val="004B4F87"/>
    <w:rsid w:val="004C22C8"/>
    <w:rsid w:val="004C7942"/>
    <w:rsid w:val="004E7082"/>
    <w:rsid w:val="004E7A52"/>
    <w:rsid w:val="004F3212"/>
    <w:rsid w:val="004F6107"/>
    <w:rsid w:val="00513E23"/>
    <w:rsid w:val="0052537D"/>
    <w:rsid w:val="00533BE6"/>
    <w:rsid w:val="005344AC"/>
    <w:rsid w:val="00547A92"/>
    <w:rsid w:val="00552044"/>
    <w:rsid w:val="00555F2B"/>
    <w:rsid w:val="00563124"/>
    <w:rsid w:val="005A331F"/>
    <w:rsid w:val="005B2B31"/>
    <w:rsid w:val="005B3D42"/>
    <w:rsid w:val="005F038F"/>
    <w:rsid w:val="00614D80"/>
    <w:rsid w:val="0061776C"/>
    <w:rsid w:val="00621FC8"/>
    <w:rsid w:val="00624DDD"/>
    <w:rsid w:val="006701BF"/>
    <w:rsid w:val="006816CA"/>
    <w:rsid w:val="006852F1"/>
    <w:rsid w:val="0068662C"/>
    <w:rsid w:val="006C438E"/>
    <w:rsid w:val="006C5884"/>
    <w:rsid w:val="006D4D61"/>
    <w:rsid w:val="006E46A7"/>
    <w:rsid w:val="006E6D85"/>
    <w:rsid w:val="006E7F1F"/>
    <w:rsid w:val="00710EDF"/>
    <w:rsid w:val="00713FB5"/>
    <w:rsid w:val="00723B5B"/>
    <w:rsid w:val="00724EDD"/>
    <w:rsid w:val="00746273"/>
    <w:rsid w:val="00750411"/>
    <w:rsid w:val="00751D78"/>
    <w:rsid w:val="00771A6F"/>
    <w:rsid w:val="007750A4"/>
    <w:rsid w:val="00795E75"/>
    <w:rsid w:val="007A77F3"/>
    <w:rsid w:val="007C2748"/>
    <w:rsid w:val="007D24C0"/>
    <w:rsid w:val="00805742"/>
    <w:rsid w:val="00807B39"/>
    <w:rsid w:val="00825EA2"/>
    <w:rsid w:val="008413E0"/>
    <w:rsid w:val="0085690F"/>
    <w:rsid w:val="00873559"/>
    <w:rsid w:val="00895924"/>
    <w:rsid w:val="008D4AB4"/>
    <w:rsid w:val="008D7D2D"/>
    <w:rsid w:val="008F3B5F"/>
    <w:rsid w:val="00910D16"/>
    <w:rsid w:val="009346E8"/>
    <w:rsid w:val="00934FE9"/>
    <w:rsid w:val="00952284"/>
    <w:rsid w:val="00972123"/>
    <w:rsid w:val="00976E91"/>
    <w:rsid w:val="009925CF"/>
    <w:rsid w:val="009C61BA"/>
    <w:rsid w:val="009F0FA9"/>
    <w:rsid w:val="009F6D1E"/>
    <w:rsid w:val="00A00754"/>
    <w:rsid w:val="00A42396"/>
    <w:rsid w:val="00A57559"/>
    <w:rsid w:val="00A9694F"/>
    <w:rsid w:val="00AB62C6"/>
    <w:rsid w:val="00AB69BD"/>
    <w:rsid w:val="00AB7542"/>
    <w:rsid w:val="00AB7CF8"/>
    <w:rsid w:val="00AC3A50"/>
    <w:rsid w:val="00AC64DE"/>
    <w:rsid w:val="00AD083E"/>
    <w:rsid w:val="00AE23CE"/>
    <w:rsid w:val="00AE5C7C"/>
    <w:rsid w:val="00AF3137"/>
    <w:rsid w:val="00AF45B3"/>
    <w:rsid w:val="00B00ED9"/>
    <w:rsid w:val="00B01895"/>
    <w:rsid w:val="00B10260"/>
    <w:rsid w:val="00B11F93"/>
    <w:rsid w:val="00B304F0"/>
    <w:rsid w:val="00B3570D"/>
    <w:rsid w:val="00B50DDE"/>
    <w:rsid w:val="00B520CA"/>
    <w:rsid w:val="00B552B7"/>
    <w:rsid w:val="00B6597E"/>
    <w:rsid w:val="00B84EA6"/>
    <w:rsid w:val="00B93E81"/>
    <w:rsid w:val="00B95928"/>
    <w:rsid w:val="00BB0112"/>
    <w:rsid w:val="00BB3ED5"/>
    <w:rsid w:val="00BC382B"/>
    <w:rsid w:val="00BC729A"/>
    <w:rsid w:val="00BD3D6E"/>
    <w:rsid w:val="00BD50F9"/>
    <w:rsid w:val="00BF306B"/>
    <w:rsid w:val="00BF550B"/>
    <w:rsid w:val="00C12FB9"/>
    <w:rsid w:val="00C51670"/>
    <w:rsid w:val="00C519B9"/>
    <w:rsid w:val="00C550FF"/>
    <w:rsid w:val="00C6561F"/>
    <w:rsid w:val="00C8137D"/>
    <w:rsid w:val="00C87A21"/>
    <w:rsid w:val="00C95FCB"/>
    <w:rsid w:val="00CA05D7"/>
    <w:rsid w:val="00CA0C47"/>
    <w:rsid w:val="00CA7AC6"/>
    <w:rsid w:val="00CC4DC6"/>
    <w:rsid w:val="00CD64B4"/>
    <w:rsid w:val="00CE61E6"/>
    <w:rsid w:val="00CE7751"/>
    <w:rsid w:val="00CF1FA8"/>
    <w:rsid w:val="00CF6D37"/>
    <w:rsid w:val="00D00799"/>
    <w:rsid w:val="00D1663E"/>
    <w:rsid w:val="00D17F98"/>
    <w:rsid w:val="00D245FC"/>
    <w:rsid w:val="00D25084"/>
    <w:rsid w:val="00D33448"/>
    <w:rsid w:val="00D43721"/>
    <w:rsid w:val="00D91391"/>
    <w:rsid w:val="00D96027"/>
    <w:rsid w:val="00D978E1"/>
    <w:rsid w:val="00DA0CB0"/>
    <w:rsid w:val="00DA6015"/>
    <w:rsid w:val="00DB0C06"/>
    <w:rsid w:val="00DC4C94"/>
    <w:rsid w:val="00DC7014"/>
    <w:rsid w:val="00E060D0"/>
    <w:rsid w:val="00E22809"/>
    <w:rsid w:val="00E302F1"/>
    <w:rsid w:val="00E369C5"/>
    <w:rsid w:val="00E46E9A"/>
    <w:rsid w:val="00E62EE6"/>
    <w:rsid w:val="00E6566C"/>
    <w:rsid w:val="00E71808"/>
    <w:rsid w:val="00E83C72"/>
    <w:rsid w:val="00EA0EFF"/>
    <w:rsid w:val="00EA521A"/>
    <w:rsid w:val="00EA6599"/>
    <w:rsid w:val="00EC55C1"/>
    <w:rsid w:val="00ED20D7"/>
    <w:rsid w:val="00ED3859"/>
    <w:rsid w:val="00EF0E90"/>
    <w:rsid w:val="00F000A2"/>
    <w:rsid w:val="00F02F8B"/>
    <w:rsid w:val="00F25755"/>
    <w:rsid w:val="00F36007"/>
    <w:rsid w:val="00F43DD0"/>
    <w:rsid w:val="00F70006"/>
    <w:rsid w:val="00F743BE"/>
    <w:rsid w:val="00F82E98"/>
    <w:rsid w:val="00F905B1"/>
    <w:rsid w:val="00FA3460"/>
    <w:rsid w:val="00FD5A75"/>
    <w:rsid w:val="00FD5DE6"/>
    <w:rsid w:val="00FD7E2A"/>
    <w:rsid w:val="00FE58A2"/>
    <w:rsid w:val="00FE74F7"/>
    <w:rsid w:val="00FF31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8A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B011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PlaceholderText">
    <w:name w:val="Placeholder Text"/>
    <w:basedOn w:val="DefaultParagraphFont"/>
    <w:uiPriority w:val="99"/>
    <w:semiHidden/>
    <w:rsid w:val="000054E3"/>
    <w:rPr>
      <w:color w:val="808080"/>
    </w:rPr>
  </w:style>
  <w:style w:type="table" w:styleId="TableGrid">
    <w:name w:val="Table Grid"/>
    <w:basedOn w:val="TableNormal"/>
    <w:uiPriority w:val="39"/>
    <w:rsid w:val="00C550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1387"/>
    <w:pPr>
      <w:ind w:left="720"/>
      <w:contextualSpacing/>
    </w:pPr>
  </w:style>
  <w:style w:type="character" w:styleId="Strong">
    <w:name w:val="Strong"/>
    <w:basedOn w:val="DefaultParagraphFont"/>
    <w:uiPriority w:val="22"/>
    <w:qFormat/>
    <w:rsid w:val="00270198"/>
    <w:rPr>
      <w:b/>
      <w:bCs/>
    </w:rPr>
  </w:style>
  <w:style w:type="paragraph" w:styleId="NormalWeb">
    <w:name w:val="Normal (Web)"/>
    <w:basedOn w:val="Normal"/>
    <w:uiPriority w:val="99"/>
    <w:semiHidden/>
    <w:unhideWhenUsed/>
    <w:rsid w:val="000E0F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0F0B"/>
    <w:rPr>
      <w:i/>
      <w:iCs/>
    </w:rPr>
  </w:style>
  <w:style w:type="character" w:customStyle="1" w:styleId="mi">
    <w:name w:val="mi"/>
    <w:basedOn w:val="DefaultParagraphFont"/>
    <w:rsid w:val="000E0F0B"/>
  </w:style>
  <w:style w:type="character" w:customStyle="1" w:styleId="mn">
    <w:name w:val="mn"/>
    <w:basedOn w:val="DefaultParagraphFont"/>
    <w:rsid w:val="000E0F0B"/>
  </w:style>
  <w:style w:type="character" w:customStyle="1" w:styleId="mo">
    <w:name w:val="mo"/>
    <w:basedOn w:val="DefaultParagraphFont"/>
    <w:rsid w:val="000E0F0B"/>
  </w:style>
  <w:style w:type="character" w:customStyle="1" w:styleId="mjxassistivemathml">
    <w:name w:val="mjx_assistive_mathml"/>
    <w:basedOn w:val="DefaultParagraphFont"/>
    <w:rsid w:val="000E0F0B"/>
  </w:style>
  <w:style w:type="paragraph" w:styleId="BalloonText">
    <w:name w:val="Balloon Text"/>
    <w:basedOn w:val="Normal"/>
    <w:link w:val="BalloonTextChar"/>
    <w:uiPriority w:val="99"/>
    <w:semiHidden/>
    <w:unhideWhenUsed/>
    <w:rsid w:val="00022C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2C8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B011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PlaceholderText">
    <w:name w:val="Placeholder Text"/>
    <w:basedOn w:val="DefaultParagraphFont"/>
    <w:uiPriority w:val="99"/>
    <w:semiHidden/>
    <w:rsid w:val="000054E3"/>
    <w:rPr>
      <w:color w:val="808080"/>
    </w:rPr>
  </w:style>
  <w:style w:type="table" w:styleId="TableGrid">
    <w:name w:val="Table Grid"/>
    <w:basedOn w:val="TableNormal"/>
    <w:uiPriority w:val="39"/>
    <w:rsid w:val="00C550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1387"/>
    <w:pPr>
      <w:ind w:left="720"/>
      <w:contextualSpacing/>
    </w:pPr>
  </w:style>
  <w:style w:type="character" w:styleId="Strong">
    <w:name w:val="Strong"/>
    <w:basedOn w:val="DefaultParagraphFont"/>
    <w:uiPriority w:val="22"/>
    <w:qFormat/>
    <w:rsid w:val="00270198"/>
    <w:rPr>
      <w:b/>
      <w:bCs/>
    </w:rPr>
  </w:style>
  <w:style w:type="paragraph" w:styleId="NormalWeb">
    <w:name w:val="Normal (Web)"/>
    <w:basedOn w:val="Normal"/>
    <w:uiPriority w:val="99"/>
    <w:semiHidden/>
    <w:unhideWhenUsed/>
    <w:rsid w:val="000E0F0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E0F0B"/>
    <w:rPr>
      <w:i/>
      <w:iCs/>
    </w:rPr>
  </w:style>
  <w:style w:type="character" w:customStyle="1" w:styleId="mi">
    <w:name w:val="mi"/>
    <w:basedOn w:val="DefaultParagraphFont"/>
    <w:rsid w:val="000E0F0B"/>
  </w:style>
  <w:style w:type="character" w:customStyle="1" w:styleId="mn">
    <w:name w:val="mn"/>
    <w:basedOn w:val="DefaultParagraphFont"/>
    <w:rsid w:val="000E0F0B"/>
  </w:style>
  <w:style w:type="character" w:customStyle="1" w:styleId="mo">
    <w:name w:val="mo"/>
    <w:basedOn w:val="DefaultParagraphFont"/>
    <w:rsid w:val="000E0F0B"/>
  </w:style>
  <w:style w:type="character" w:customStyle="1" w:styleId="mjxassistivemathml">
    <w:name w:val="mjx_assistive_mathml"/>
    <w:basedOn w:val="DefaultParagraphFont"/>
    <w:rsid w:val="000E0F0B"/>
  </w:style>
  <w:style w:type="paragraph" w:styleId="BalloonText">
    <w:name w:val="Balloon Text"/>
    <w:basedOn w:val="Normal"/>
    <w:link w:val="BalloonTextChar"/>
    <w:uiPriority w:val="99"/>
    <w:semiHidden/>
    <w:unhideWhenUsed/>
    <w:rsid w:val="00022C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2C8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182273">
      <w:bodyDiv w:val="1"/>
      <w:marLeft w:val="0"/>
      <w:marRight w:val="0"/>
      <w:marTop w:val="0"/>
      <w:marBottom w:val="0"/>
      <w:divBdr>
        <w:top w:val="none" w:sz="0" w:space="0" w:color="auto"/>
        <w:left w:val="none" w:sz="0" w:space="0" w:color="auto"/>
        <w:bottom w:val="none" w:sz="0" w:space="0" w:color="auto"/>
        <w:right w:val="none" w:sz="0" w:space="0" w:color="auto"/>
      </w:divBdr>
    </w:div>
    <w:div w:id="1301574875">
      <w:bodyDiv w:val="1"/>
      <w:marLeft w:val="0"/>
      <w:marRight w:val="0"/>
      <w:marTop w:val="0"/>
      <w:marBottom w:val="0"/>
      <w:divBdr>
        <w:top w:val="none" w:sz="0" w:space="0" w:color="auto"/>
        <w:left w:val="none" w:sz="0" w:space="0" w:color="auto"/>
        <w:bottom w:val="none" w:sz="0" w:space="0" w:color="auto"/>
        <w:right w:val="none" w:sz="0" w:space="0" w:color="auto"/>
      </w:divBdr>
    </w:div>
    <w:div w:id="162700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emf"/><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4532</Words>
  <Characters>25838</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dc:creator>
  <cp:keywords/>
  <dc:description/>
  <cp:lastModifiedBy>Brian Mapes</cp:lastModifiedBy>
  <cp:revision>29</cp:revision>
  <dcterms:created xsi:type="dcterms:W3CDTF">2018-06-19T04:45:00Z</dcterms:created>
  <dcterms:modified xsi:type="dcterms:W3CDTF">2018-06-19T05:45:00Z</dcterms:modified>
</cp:coreProperties>
</file>